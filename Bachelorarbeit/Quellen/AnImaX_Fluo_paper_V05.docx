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1FF24" w14:textId="77777777" w:rsidR="00307AAE" w:rsidRDefault="00565321">
      <w:pPr>
        <w:pStyle w:val="IUCrarticletitle"/>
      </w:pPr>
      <w:r>
        <w:t>S</w:t>
      </w:r>
      <w:r w:rsidR="00643136">
        <w:t>canning Transmission X-ray Microscopy with</w:t>
      </w:r>
      <w:r w:rsidR="007D0CDD">
        <w:t xml:space="preserve"> Efficient</w:t>
      </w:r>
      <w:r w:rsidR="00643136">
        <w:t xml:space="preserve"> X-ray Fluorescence</w:t>
      </w:r>
      <w:r w:rsidR="007D0CDD">
        <w:t xml:space="preserve"> Detection</w:t>
      </w:r>
      <w:r w:rsidR="00643136">
        <w:t xml:space="preserve"> (S</w:t>
      </w:r>
      <w:r>
        <w:t>TXM-XR</w:t>
      </w:r>
      <w:r w:rsidR="00643136">
        <w:t xml:space="preserve">F) </w:t>
      </w:r>
      <w:r w:rsidR="00230DD4">
        <w:t>for</w:t>
      </w:r>
      <w:r w:rsidR="00160717">
        <w:t xml:space="preserve"> </w:t>
      </w:r>
      <w:r w:rsidR="00643136">
        <w:t>Biomedical Applications in the Soft and Tender Energy Range</w:t>
      </w:r>
    </w:p>
    <w:p w14:paraId="61B5C5AB" w14:textId="77777777" w:rsidR="00307AAE" w:rsidRDefault="00307AAE">
      <w:pPr>
        <w:rPr>
          <w:rStyle w:val="IUCrsanstext"/>
          <w:szCs w:val="22"/>
        </w:rPr>
      </w:pPr>
      <w:r>
        <w:rPr>
          <w:rStyle w:val="IUCrsanstextgreysmall"/>
          <w:szCs w:val="22"/>
        </w:rPr>
        <w:fldChar w:fldCharType="begin"/>
      </w:r>
      <w:r>
        <w:rPr>
          <w:rStyle w:val="IUCrsanstextgreysmall"/>
          <w:szCs w:val="22"/>
        </w:rPr>
        <w:instrText xml:space="preserve"> MACROBUTTON IUCr_authors.IUCrA_editAuthors Authors </w:instrText>
      </w:r>
      <w:r>
        <w:rPr>
          <w:rStyle w:val="IUCrsanstextgreysmall"/>
          <w:szCs w:val="22"/>
        </w:rPr>
        <w:fldChar w:fldCharType="end"/>
      </w:r>
    </w:p>
    <w:p w14:paraId="156D16CD" w14:textId="77777777" w:rsidR="00160717" w:rsidRDefault="00160717" w:rsidP="00160717">
      <w:r>
        <w:fldChar w:fldCharType="begin"/>
      </w:r>
      <w:r>
        <w:instrText>ADDIN IUCrAuthors</w:instrText>
      </w:r>
      <w:r>
        <w:fldChar w:fldCharType="separate"/>
      </w:r>
    </w:p>
    <w:p w14:paraId="15107C9C" w14:textId="77777777" w:rsidR="00160717" w:rsidRDefault="00160717" w:rsidP="00160717">
      <w:r>
        <w:rPr>
          <w:b/>
          <w:bCs/>
        </w:rPr>
        <w:t>Lars Lühl</w:t>
      </w:r>
      <w:r>
        <w:rPr>
          <w:b/>
          <w:bCs/>
          <w:vertAlign w:val="superscript"/>
        </w:rPr>
        <w:t>a</w:t>
      </w:r>
      <w:r>
        <w:rPr>
          <w:b/>
          <w:bCs/>
        </w:rPr>
        <w:t>*, Konstantin Andrianov</w:t>
      </w:r>
      <w:r>
        <w:rPr>
          <w:b/>
          <w:bCs/>
          <w:vertAlign w:val="superscript"/>
        </w:rPr>
        <w:t>b</w:t>
      </w:r>
      <w:r>
        <w:rPr>
          <w:b/>
          <w:bCs/>
        </w:rPr>
        <w:t>, Hanna Dierks</w:t>
      </w:r>
      <w:r>
        <w:rPr>
          <w:b/>
          <w:bCs/>
          <w:vertAlign w:val="superscript"/>
        </w:rPr>
        <w:t>a</w:t>
      </w:r>
      <w:r>
        <w:rPr>
          <w:b/>
          <w:bCs/>
        </w:rPr>
        <w:t>, Andreas Haidl</w:t>
      </w:r>
      <w:r>
        <w:rPr>
          <w:b/>
          <w:bCs/>
          <w:vertAlign w:val="superscript"/>
        </w:rPr>
        <w:t>b</w:t>
      </w:r>
      <w:r>
        <w:rPr>
          <w:b/>
          <w:bCs/>
        </w:rPr>
        <w:t>, Aurelie Dehlinger</w:t>
      </w:r>
      <w:r>
        <w:rPr>
          <w:b/>
          <w:bCs/>
          <w:vertAlign w:val="superscript"/>
        </w:rPr>
        <w:t>a</w:t>
      </w:r>
      <w:r>
        <w:rPr>
          <w:b/>
          <w:bCs/>
        </w:rPr>
        <w:t>, Thomas Wilhein</w:t>
      </w:r>
      <w:r>
        <w:rPr>
          <w:b/>
          <w:bCs/>
          <w:vertAlign w:val="superscript"/>
        </w:rPr>
        <w:t>b</w:t>
      </w:r>
      <w:r>
        <w:rPr>
          <w:b/>
          <w:bCs/>
        </w:rPr>
        <w:t xml:space="preserve"> and Birgit Kanngießer</w:t>
      </w:r>
      <w:r>
        <w:rPr>
          <w:b/>
          <w:bCs/>
          <w:vertAlign w:val="superscript"/>
        </w:rPr>
        <w:t>a</w:t>
      </w:r>
    </w:p>
    <w:p w14:paraId="348920C0" w14:textId="77777777" w:rsidR="00160717" w:rsidRDefault="00160717" w:rsidP="00160717">
      <w:r>
        <w:rPr>
          <w:vertAlign w:val="superscript"/>
        </w:rPr>
        <w:t>a</w:t>
      </w:r>
      <w:r>
        <w:t>Institute of Optics and Atomic Physics, Technische Universität Berlin, Hardenbergstr. 36, Berlin, 10623</w:t>
      </w:r>
      <w:r>
        <w:br/>
      </w:r>
      <w:r>
        <w:rPr>
          <w:vertAlign w:val="superscript"/>
        </w:rPr>
        <w:t>b</w:t>
      </w:r>
      <w:r>
        <w:t>Institute for X-Optics, University of Applied Science, Joseph-Rovan-Allee 2, Remagen, 53424</w:t>
      </w:r>
      <w:r>
        <w:br/>
      </w:r>
    </w:p>
    <w:p w14:paraId="0BBA2272" w14:textId="77777777" w:rsidR="00160717" w:rsidRDefault="00160717" w:rsidP="00160717">
      <w:r>
        <w:t>Correspondence email: lars.luehl@physik.tu-berlin.de</w:t>
      </w:r>
    </w:p>
    <w:p w14:paraId="7EC827D5" w14:textId="77777777" w:rsidR="00160717" w:rsidRDefault="00160717" w:rsidP="00160717">
      <w:pPr>
        <w:pStyle w:val="IUCrbodytext"/>
      </w:pPr>
      <w:r>
        <w:fldChar w:fldCharType="end"/>
      </w:r>
    </w:p>
    <w:p w14:paraId="5FAD0DF6" w14:textId="77777777" w:rsidR="00307AAE" w:rsidRDefault="00307AAE" w:rsidP="00307AAE">
      <w:pPr>
        <w:pStyle w:val="IUCrsynopsis"/>
        <w:numPr>
          <w:ilvl w:val="0"/>
          <w:numId w:val="41"/>
        </w:numPr>
        <w:textAlignment w:val="auto"/>
      </w:pPr>
      <w:r>
        <w:t xml:space="preserve">One or two sentences suitable for the Journal contents listing (style: </w:t>
      </w:r>
      <w:proofErr w:type="spellStart"/>
      <w:r>
        <w:t>IUCr</w:t>
      </w:r>
      <w:proofErr w:type="spellEnd"/>
      <w:r>
        <w:t xml:space="preserve"> synopsis). </w:t>
      </w:r>
    </w:p>
    <w:p w14:paraId="0CFD92AD" w14:textId="77777777" w:rsidR="00BA0628" w:rsidRDefault="003827D1" w:rsidP="00307AAE">
      <w:pPr>
        <w:pStyle w:val="IUCrabstract"/>
        <w:numPr>
          <w:ilvl w:val="0"/>
          <w:numId w:val="39"/>
        </w:numPr>
        <w:textAlignment w:val="auto"/>
      </w:pPr>
      <w:r>
        <w:t>Scanning transmission X-ray microscopy</w:t>
      </w:r>
      <w:r w:rsidR="00230DD4">
        <w:t>,</w:t>
      </w:r>
      <w:r>
        <w:t xml:space="preserve"> especially in combination with X-ray fluorescence detection (STXM-XRF) in the soft </w:t>
      </w:r>
      <w:r w:rsidR="00230DD4">
        <w:t xml:space="preserve">X-ray </w:t>
      </w:r>
      <w:r>
        <w:t>energy range</w:t>
      </w:r>
      <w:r w:rsidR="00230DD4">
        <w:t>,</w:t>
      </w:r>
      <w:r>
        <w:t xml:space="preserve"> is becoming an increasingly important tool for life sciences. </w:t>
      </w:r>
      <w:r w:rsidR="00230DD4">
        <w:t xml:space="preserve">With X-ray fluorescence detection </w:t>
      </w:r>
      <w:proofErr w:type="gramStart"/>
      <w:r w:rsidR="00230DD4">
        <w:t>also</w:t>
      </w:r>
      <w:proofErr w:type="gramEnd"/>
      <w:r w:rsidR="00230DD4">
        <w:t xml:space="preserve"> bio-chemical mechanisms become accessible. As b</w:t>
      </w:r>
      <w:r>
        <w:t>iological matrices generally have a low fluorescence yield and correspondingly a low fluorescence signal, high detector efficiency (</w:t>
      </w:r>
      <w:proofErr w:type="spellStart"/>
      <w:r>
        <w:t>e.g</w:t>
      </w:r>
      <w:proofErr w:type="spellEnd"/>
      <w:r>
        <w:t xml:space="preserve"> large solid angle) is indispensable to avoid long measurement times and radiation damage. </w:t>
      </w:r>
      <w:r w:rsidR="00BA0628">
        <w:t>We present t</w:t>
      </w:r>
      <w:r>
        <w:t xml:space="preserve">he new </w:t>
      </w:r>
      <w:proofErr w:type="spellStart"/>
      <w:r>
        <w:t>AnImaX</w:t>
      </w:r>
      <w:proofErr w:type="spellEnd"/>
      <w:r>
        <w:t xml:space="preserve"> STXM-XRF </w:t>
      </w:r>
      <w:r w:rsidR="00BA0628">
        <w:t xml:space="preserve">microscope </w:t>
      </w:r>
      <w:r w:rsidR="00135614">
        <w:t xml:space="preserve">equipped </w:t>
      </w:r>
      <w:r>
        <w:t xml:space="preserve">with a large solid angle of detection </w:t>
      </w:r>
      <w:r w:rsidR="00BA0628">
        <w:t>enabling fastest scans and first proof of principle measurements on biomedical samples. In addition, characterisation measurements for future quantitative elemental imaging are presented.</w:t>
      </w:r>
    </w:p>
    <w:p w14:paraId="76F0B76F" w14:textId="77777777" w:rsidR="00307AAE" w:rsidRDefault="00385A45" w:rsidP="00385A45">
      <w:pPr>
        <w:pStyle w:val="IUCrkeywords"/>
        <w:numPr>
          <w:ilvl w:val="0"/>
          <w:numId w:val="40"/>
        </w:numPr>
      </w:pPr>
      <w:r w:rsidRPr="00385A45">
        <w:t>X-ray</w:t>
      </w:r>
      <w:r>
        <w:t xml:space="preserve"> Microscopy; X-ray Fluorescence; </w:t>
      </w:r>
      <w:r w:rsidR="00643136">
        <w:t xml:space="preserve">Biomedical </w:t>
      </w:r>
      <w:r w:rsidR="00BA0628">
        <w:t xml:space="preserve">Applications </w:t>
      </w:r>
    </w:p>
    <w:p w14:paraId="0BBA0D32" w14:textId="77777777" w:rsidR="00307AAE" w:rsidRDefault="00307AAE">
      <w:pPr>
        <w:pStyle w:val="IUCrbodytext"/>
      </w:pPr>
    </w:p>
    <w:p w14:paraId="7B98F1FB" w14:textId="77777777" w:rsidR="00D64E01" w:rsidRPr="00D64E01" w:rsidRDefault="001839E1" w:rsidP="00D64E01">
      <w:pPr>
        <w:pStyle w:val="IUCrheading1"/>
        <w:numPr>
          <w:ilvl w:val="0"/>
          <w:numId w:val="34"/>
        </w:numPr>
        <w:textAlignment w:val="auto"/>
      </w:pPr>
      <w:r>
        <w:t>Introduction</w:t>
      </w:r>
    </w:p>
    <w:p w14:paraId="35881A94" w14:textId="6153D676" w:rsidR="00D64E01" w:rsidRDefault="00D64E01" w:rsidP="001839E1">
      <w:pPr>
        <w:pStyle w:val="IUCrbodytext"/>
      </w:pPr>
      <w:r w:rsidRPr="0092297E">
        <w:rPr>
          <w:lang w:val="en-US"/>
        </w:rPr>
        <w:t>X-ray microscopy</w:t>
      </w:r>
      <w:r w:rsidR="000C51C2">
        <w:rPr>
          <w:lang w:val="en-US"/>
        </w:rPr>
        <w:t xml:space="preserve"> (XRM)</w:t>
      </w:r>
      <w:r w:rsidRPr="0092297E">
        <w:rPr>
          <w:lang w:val="en-US"/>
        </w:rPr>
        <w:t xml:space="preserve"> can be p</w:t>
      </w:r>
      <w:r>
        <w:rPr>
          <w:lang w:val="en-US"/>
        </w:rPr>
        <w:t>erformed either in full-field (FF) or in scanning mode. In full-field mode, the whole field of view is illuminated at once, whereas in scanning mode, the sample is scanned by a focused beam and the signal for each point is recorded by an area detector.</w:t>
      </w:r>
      <w:r w:rsidR="000C51C2">
        <w:rPr>
          <w:lang w:val="en-US"/>
        </w:rPr>
        <w:t xml:space="preserve"> This makes</w:t>
      </w:r>
      <w:r>
        <w:rPr>
          <w:lang w:val="en-US"/>
        </w:rPr>
        <w:t xml:space="preserve"> scanning XRM a more time-consuming method than FF-XRM</w:t>
      </w:r>
      <w:r w:rsidR="008E4CF7">
        <w:rPr>
          <w:lang w:val="en-US"/>
        </w:rPr>
        <w:t xml:space="preserve"> </w:t>
      </w:r>
      <w:r>
        <w:rPr>
          <w:lang w:val="en-US"/>
        </w:rPr>
        <w:t xml:space="preserve">but </w:t>
      </w:r>
      <w:r w:rsidR="000C51C2">
        <w:rPr>
          <w:lang w:val="en-US"/>
        </w:rPr>
        <w:t>has the advantage that</w:t>
      </w:r>
      <w:r>
        <w:rPr>
          <w:lang w:val="en-US"/>
        </w:rPr>
        <w:t xml:space="preserve"> a larger variety of contrast modes, such as absorption contrast (</w:t>
      </w:r>
      <w:r w:rsidR="000C51C2">
        <w:rPr>
          <w:lang w:val="en-US"/>
        </w:rPr>
        <w:t xml:space="preserve">as is </w:t>
      </w:r>
      <w:r>
        <w:rPr>
          <w:lang w:val="en-US"/>
        </w:rPr>
        <w:t xml:space="preserve">scanning transmission X-ray microscopy: </w:t>
      </w:r>
      <w:r>
        <w:rPr>
          <w:lang w:val="en-US"/>
        </w:rPr>
        <w:lastRenderedPageBreak/>
        <w:t>STXM), differential phase contrast and dark field contrast</w:t>
      </w:r>
      <w:r w:rsidR="00111885">
        <w:rPr>
          <w:lang w:val="en-US"/>
        </w:rPr>
        <w:t xml:space="preserve"> can be performed simultaneously</w:t>
      </w:r>
      <w:r>
        <w:rPr>
          <w:lang w:val="en-US"/>
        </w:rPr>
        <w:t xml:space="preserve">. </w:t>
      </w:r>
      <w:r w:rsidR="00111885">
        <w:rPr>
          <w:lang w:val="en-US"/>
        </w:rPr>
        <w:t>Furthermore</w:t>
      </w:r>
      <w:r w:rsidR="000C51C2">
        <w:rPr>
          <w:lang w:val="en-US"/>
        </w:rPr>
        <w:t>, the</w:t>
      </w:r>
      <w:r>
        <w:rPr>
          <w:lang w:val="en-US"/>
        </w:rPr>
        <w:t xml:space="preserve"> incoming radiation</w:t>
      </w:r>
      <w:r w:rsidR="000C51C2">
        <w:rPr>
          <w:lang w:val="en-US"/>
        </w:rPr>
        <w:t xml:space="preserve"> not only crosses </w:t>
      </w:r>
      <w:r w:rsidR="00111885">
        <w:rPr>
          <w:lang w:val="en-US"/>
        </w:rPr>
        <w:t xml:space="preserve">each scanning point, </w:t>
      </w:r>
      <w:r w:rsidR="000C51C2">
        <w:rPr>
          <w:lang w:val="en-US"/>
        </w:rPr>
        <w:t xml:space="preserve">but also excites the atoms in the sample. </w:t>
      </w:r>
      <w:r w:rsidR="00111885">
        <w:rPr>
          <w:lang w:val="en-US"/>
        </w:rPr>
        <w:t>T</w:t>
      </w:r>
      <w:r>
        <w:rPr>
          <w:lang w:val="en-US"/>
        </w:rPr>
        <w:t>he</w:t>
      </w:r>
      <w:r w:rsidR="006919DD">
        <w:rPr>
          <w:lang w:val="en-US"/>
        </w:rPr>
        <w:t xml:space="preserve"> emitted</w:t>
      </w:r>
      <w:r>
        <w:rPr>
          <w:lang w:val="en-US"/>
        </w:rPr>
        <w:t xml:space="preserve"> fluorescence signal can </w:t>
      </w:r>
      <w:r w:rsidR="006919DD">
        <w:rPr>
          <w:lang w:val="en-US"/>
        </w:rPr>
        <w:t xml:space="preserve">therefore </w:t>
      </w:r>
      <w:r>
        <w:rPr>
          <w:lang w:val="en-US"/>
        </w:rPr>
        <w:t xml:space="preserve">be collected by a silicon-drift-detector, so that the elemental composition of the sample can also be determined. </w:t>
      </w:r>
      <w:r w:rsidRPr="004B39A6">
        <w:rPr>
          <w:lang w:val="en-US"/>
        </w:rPr>
        <w:t xml:space="preserve">FF-XRM </w:t>
      </w:r>
      <w:r>
        <w:rPr>
          <w:lang w:val="en-US"/>
        </w:rPr>
        <w:t>on the other hand, is not suitable for fluorescence microscopy</w:t>
      </w:r>
      <w:r w:rsidR="006232F5">
        <w:rPr>
          <w:lang w:val="en-US"/>
        </w:rPr>
        <w:t>, whereas</w:t>
      </w:r>
      <w:r w:rsidR="0038007E">
        <w:rPr>
          <w:lang w:val="en-US"/>
        </w:rPr>
        <w:t xml:space="preserve"> phase retrieval</w:t>
      </w:r>
      <w:r w:rsidR="006232F5">
        <w:rPr>
          <w:lang w:val="en-US"/>
        </w:rPr>
        <w:t xml:space="preserve"> is feasible but would</w:t>
      </w:r>
      <w:r>
        <w:rPr>
          <w:lang w:val="en-US"/>
        </w:rPr>
        <w:t xml:space="preserve"> require the implementation of </w:t>
      </w:r>
      <w:r w:rsidRPr="004B39A6">
        <w:rPr>
          <w:lang w:val="en-US"/>
        </w:rPr>
        <w:t xml:space="preserve">additional optical elements, such as </w:t>
      </w:r>
      <w:proofErr w:type="spellStart"/>
      <w:r w:rsidRPr="004B39A6">
        <w:rPr>
          <w:lang w:val="en-US"/>
        </w:rPr>
        <w:t>Zernicke</w:t>
      </w:r>
      <w:proofErr w:type="spellEnd"/>
      <w:r w:rsidRPr="004B39A6">
        <w:rPr>
          <w:lang w:val="en-US"/>
        </w:rPr>
        <w:t>-optics</w:t>
      </w:r>
      <w:r w:rsidR="0038007E">
        <w:rPr>
          <w:lang w:val="en-US"/>
        </w:rPr>
        <w:t xml:space="preserve"> </w:t>
      </w:r>
      <w:r w:rsidRPr="004B39A6">
        <w:rPr>
          <w:lang w:val="en-US"/>
        </w:rPr>
        <w:t>(Holt et al., 2013)</w:t>
      </w:r>
      <w:r w:rsidR="006232F5">
        <w:rPr>
          <w:lang w:val="en-US"/>
        </w:rPr>
        <w:t>.</w:t>
      </w:r>
      <w:r w:rsidR="0038007E">
        <w:rPr>
          <w:lang w:val="en-US"/>
        </w:rPr>
        <w:t xml:space="preserve"> </w:t>
      </w:r>
      <w:r w:rsidR="00F87226">
        <w:rPr>
          <w:lang w:val="en-US"/>
        </w:rPr>
        <w:t xml:space="preserve">This is a complex task, since these optics (also known as phase rings) </w:t>
      </w:r>
      <w:proofErr w:type="gramStart"/>
      <w:r w:rsidR="00F87226">
        <w:rPr>
          <w:lang w:val="en-US"/>
        </w:rPr>
        <w:t>have</w:t>
      </w:r>
      <w:r w:rsidR="0038007E">
        <w:rPr>
          <w:lang w:val="en-US"/>
        </w:rPr>
        <w:t xml:space="preserve"> to</w:t>
      </w:r>
      <w:proofErr w:type="gramEnd"/>
      <w:r w:rsidR="0038007E">
        <w:rPr>
          <w:lang w:val="en-US"/>
        </w:rPr>
        <w:t xml:space="preserve"> be adapted to </w:t>
      </w:r>
      <w:r w:rsidR="00F87226">
        <w:rPr>
          <w:lang w:val="en-US"/>
        </w:rPr>
        <w:t>every</w:t>
      </w:r>
      <w:r w:rsidR="0038007E">
        <w:rPr>
          <w:lang w:val="en-US"/>
        </w:rPr>
        <w:t xml:space="preserve"> sample and the alignment </w:t>
      </w:r>
      <w:r w:rsidR="00F87226">
        <w:rPr>
          <w:lang w:val="en-US"/>
        </w:rPr>
        <w:t>as well as the phase matching can be challenging</w:t>
      </w:r>
      <w:r w:rsidR="0038007E">
        <w:rPr>
          <w:lang w:val="en-US"/>
        </w:rPr>
        <w:t>.</w:t>
      </w:r>
      <w:r>
        <w:rPr>
          <w:lang w:val="en-US"/>
        </w:rPr>
        <w:t xml:space="preserve"> </w:t>
      </w:r>
      <w:r w:rsidR="00F87226">
        <w:rPr>
          <w:lang w:val="en-US"/>
        </w:rPr>
        <w:t>While FF-XRM</w:t>
      </w:r>
      <w:r>
        <w:rPr>
          <w:lang w:val="en-US"/>
        </w:rPr>
        <w:t xml:space="preserve"> can be performed at </w:t>
      </w:r>
      <w:r w:rsidR="00F87226">
        <w:rPr>
          <w:lang w:val="en-US"/>
        </w:rPr>
        <w:t xml:space="preserve">both </w:t>
      </w:r>
      <w:r>
        <w:rPr>
          <w:lang w:val="en-US"/>
        </w:rPr>
        <w:t>synchrotron facilities and in the laboratory, scanning XRM depends on high excitation intensities to avoid very long measuring times and is therefore available at synchrotron facilities only.</w:t>
      </w:r>
    </w:p>
    <w:p w14:paraId="0FDCA4AD" w14:textId="5B71B560" w:rsidR="008966D1" w:rsidRDefault="00717FFB" w:rsidP="001839E1">
      <w:pPr>
        <w:pStyle w:val="IUCrbodytext"/>
      </w:pPr>
      <w:r>
        <w:t xml:space="preserve">Synchrotron facilities at which </w:t>
      </w:r>
      <w:r w:rsidR="00DB6E71">
        <w:t>FF-XRM</w:t>
      </w:r>
      <w:r w:rsidR="00595745">
        <w:t xml:space="preserve"> </w:t>
      </w:r>
      <w:r w:rsidR="00595745">
        <w:t>in the soft and tender energy range</w:t>
      </w:r>
      <w:r w:rsidR="00DB6E71">
        <w:t xml:space="preserve"> </w:t>
      </w:r>
      <w:r w:rsidR="00595745">
        <w:t xml:space="preserve">has been established are: </w:t>
      </w:r>
      <w:r w:rsidR="00DB6E71">
        <w:t xml:space="preserve">ALBA, ALS, Astrid, BESSY, </w:t>
      </w:r>
      <w:proofErr w:type="spellStart"/>
      <w:r w:rsidR="00DB6E71">
        <w:t>E</w:t>
      </w:r>
      <w:r w:rsidR="002A09B0">
        <w:t>lettra</w:t>
      </w:r>
      <w:proofErr w:type="spellEnd"/>
      <w:r w:rsidR="00595745">
        <w:t xml:space="preserve">, </w:t>
      </w:r>
      <w:r w:rsidR="00DB6E71">
        <w:t xml:space="preserve">NSRL and </w:t>
      </w:r>
      <w:proofErr w:type="spellStart"/>
      <w:r w:rsidR="00DB6E71">
        <w:t>Ritsumeikan</w:t>
      </w:r>
      <w:proofErr w:type="spellEnd"/>
      <w:r w:rsidR="00595745">
        <w:t xml:space="preserve">. Measurements with a </w:t>
      </w:r>
      <w:r w:rsidR="00DB6E71">
        <w:t xml:space="preserve">STXM </w:t>
      </w:r>
      <w:r w:rsidR="00595745">
        <w:t>can be performed at</w:t>
      </w:r>
      <w:r w:rsidR="00DB6E71">
        <w:t xml:space="preserve"> ALS, BESSY, CLS, Diamond, </w:t>
      </w:r>
      <w:proofErr w:type="spellStart"/>
      <w:r w:rsidR="00DB6E71">
        <w:t>E</w:t>
      </w:r>
      <w:r w:rsidR="002A09B0">
        <w:t>lettra</w:t>
      </w:r>
      <w:proofErr w:type="spellEnd"/>
      <w:r w:rsidR="00DB6E71">
        <w:t>, Photon Factory, SLS, SSRF and SSRL (</w:t>
      </w:r>
      <w:proofErr w:type="spellStart"/>
      <w:r w:rsidR="00DB6E71">
        <w:t>Obst</w:t>
      </w:r>
      <w:proofErr w:type="spellEnd"/>
      <w:r w:rsidR="00DB6E71">
        <w:t xml:space="preserve"> M. et al., 2014). STXM in combination with fluorescence detection (STXM-XRF) </w:t>
      </w:r>
      <w:r w:rsidR="00595745">
        <w:t>can be found at</w:t>
      </w:r>
      <w:r w:rsidR="00DB6E71">
        <w:t xml:space="preserve"> CLS, Diamond and </w:t>
      </w:r>
      <w:proofErr w:type="spellStart"/>
      <w:r w:rsidR="00DB6E71">
        <w:t>E</w:t>
      </w:r>
      <w:r w:rsidR="002A09B0">
        <w:t>lettra</w:t>
      </w:r>
      <w:proofErr w:type="spellEnd"/>
      <w:r w:rsidR="007208C0">
        <w:t xml:space="preserve"> (</w:t>
      </w:r>
      <w:proofErr w:type="spellStart"/>
      <w:r w:rsidR="007208C0">
        <w:t>TwinMic</w:t>
      </w:r>
      <w:proofErr w:type="spellEnd"/>
      <w:r w:rsidR="007208C0">
        <w:t>)</w:t>
      </w:r>
      <w:r w:rsidR="00DB6E71">
        <w:t>. CLS and Diamond use conventional SDD</w:t>
      </w:r>
      <w:r w:rsidR="007208C0">
        <w:t>s</w:t>
      </w:r>
      <w:r w:rsidR="00DB6E71">
        <w:t xml:space="preserve"> with small angles of detection for fluorescence detection. </w:t>
      </w:r>
      <w:r w:rsidR="00581BB7">
        <w:t>The</w:t>
      </w:r>
      <w:r w:rsidR="007208C0">
        <w:t xml:space="preserve"> </w:t>
      </w:r>
      <w:proofErr w:type="spellStart"/>
      <w:r w:rsidR="007208C0">
        <w:t>TwinMic</w:t>
      </w:r>
      <w:proofErr w:type="spellEnd"/>
      <w:r w:rsidR="00581BB7">
        <w:t xml:space="preserve">-setup at </w:t>
      </w:r>
      <w:proofErr w:type="spellStart"/>
      <w:r w:rsidR="00581BB7">
        <w:t>E</w:t>
      </w:r>
      <w:r w:rsidR="002A09B0">
        <w:t>lettra</w:t>
      </w:r>
      <w:proofErr w:type="spellEnd"/>
      <w:r w:rsidR="00DB6E71">
        <w:t xml:space="preserve"> </w:t>
      </w:r>
      <w:r w:rsidR="00581BB7">
        <w:t>includes</w:t>
      </w:r>
      <w:r w:rsidR="00DB6E71">
        <w:t xml:space="preserve"> </w:t>
      </w:r>
      <w:r w:rsidR="00581BB7">
        <w:t xml:space="preserve">a detector system of </w:t>
      </w:r>
      <w:r w:rsidR="00DB6E71">
        <w:t>8 conventional SDD</w:t>
      </w:r>
      <w:r w:rsidR="007208C0">
        <w:t>s</w:t>
      </w:r>
      <w:r w:rsidR="00DB6E71">
        <w:t xml:space="preserve"> </w:t>
      </w:r>
      <w:r w:rsidR="00581BB7">
        <w:t xml:space="preserve">disposed </w:t>
      </w:r>
      <w:r w:rsidR="007208C0">
        <w:t>circularly</w:t>
      </w:r>
      <w:r w:rsidR="00DB6E71">
        <w:t xml:space="preserve"> </w:t>
      </w:r>
      <w:r w:rsidR="00581BB7">
        <w:t>around</w:t>
      </w:r>
      <w:r w:rsidR="007208C0">
        <w:t xml:space="preserve"> the sample</w:t>
      </w:r>
      <w:r w:rsidR="00DB6E71">
        <w:t>.</w:t>
      </w:r>
      <w:r w:rsidR="00581BB7">
        <w:t xml:space="preserve"> A new </w:t>
      </w:r>
      <w:r w:rsidR="00DB6E71">
        <w:t xml:space="preserve">system with </w:t>
      </w:r>
      <w:r w:rsidR="00581BB7">
        <w:t xml:space="preserve">a </w:t>
      </w:r>
      <w:r w:rsidR="00DB6E71">
        <w:t>large</w:t>
      </w:r>
      <w:r w:rsidR="00581BB7">
        <w:t>r</w:t>
      </w:r>
      <w:r w:rsidR="00DB6E71">
        <w:t xml:space="preserve"> solid angle of detection </w:t>
      </w:r>
      <w:r w:rsidR="007208C0">
        <w:t>is also in development and is planned to be operational soon</w:t>
      </w:r>
      <w:r w:rsidR="00DB6E71">
        <w:t xml:space="preserve"> (</w:t>
      </w:r>
      <w:proofErr w:type="spellStart"/>
      <w:r w:rsidR="00DB6E71">
        <w:t>Gianoncelli</w:t>
      </w:r>
      <w:proofErr w:type="spellEnd"/>
      <w:r w:rsidR="00DB6E71">
        <w:t xml:space="preserve"> et al., 2016</w:t>
      </w:r>
      <w:r w:rsidR="00581BB7">
        <w:t xml:space="preserve">, </w:t>
      </w:r>
      <w:proofErr w:type="spellStart"/>
      <w:r w:rsidR="00581BB7">
        <w:t>Bufon</w:t>
      </w:r>
      <w:proofErr w:type="spellEnd"/>
      <w:r w:rsidR="00581BB7">
        <w:t xml:space="preserve"> et al. 2018</w:t>
      </w:r>
      <w:r w:rsidR="00DB6E71">
        <w:t>).</w:t>
      </w:r>
    </w:p>
    <w:p w14:paraId="6CDB3BA9" w14:textId="673808C5" w:rsidR="001839E1" w:rsidRDefault="00857A73" w:rsidP="001839E1">
      <w:pPr>
        <w:pStyle w:val="IUCrbodytext"/>
      </w:pPr>
      <w:r>
        <w:t>The soft and tender energy range is particularly well suited for applications in life science, as it provides a higher sensitivity for the lighter elements.</w:t>
      </w:r>
      <w:r w:rsidR="0006117C">
        <w:t xml:space="preserve"> </w:t>
      </w:r>
      <w:r w:rsidR="003F46F0">
        <w:t>As</w:t>
      </w:r>
      <w:r w:rsidR="0006117C">
        <w:t xml:space="preserve"> b</w:t>
      </w:r>
      <w:r w:rsidR="001839E1">
        <w:t xml:space="preserve">iological matrices generally have a low fluorescence yield and correspondingly a low fluorescence signal, </w:t>
      </w:r>
      <w:r>
        <w:t xml:space="preserve">a </w:t>
      </w:r>
      <w:r w:rsidR="001839E1">
        <w:t>high detector efficiency (</w:t>
      </w:r>
      <w:r>
        <w:t>achievable through a</w:t>
      </w:r>
      <w:r w:rsidR="001839E1">
        <w:t xml:space="preserve"> large solid angle) is indispensable to avoid long measurement times and radiation damage.</w:t>
      </w:r>
    </w:p>
    <w:p w14:paraId="318CC166" w14:textId="746975A5" w:rsidR="000D7BD7" w:rsidRDefault="00D64E01" w:rsidP="001839E1">
      <w:pPr>
        <w:pStyle w:val="IUCrbodytext"/>
      </w:pPr>
      <w:r>
        <w:t xml:space="preserve">Our novel </w:t>
      </w:r>
      <w:proofErr w:type="spellStart"/>
      <w:r>
        <w:t>AnImaX</w:t>
      </w:r>
      <w:proofErr w:type="spellEnd"/>
      <w:r>
        <w:t xml:space="preserve"> (Analytical Imaging with X-rays) endstation, that </w:t>
      </w:r>
      <w:r w:rsidR="002A09B0">
        <w:t>has been</w:t>
      </w:r>
      <w:r>
        <w:t xml:space="preserve"> tested at the high brilliance beamline P04 at PETRA III (DESY, Hamburg)</w:t>
      </w:r>
      <w:r w:rsidR="002A09B0">
        <w:t>,</w:t>
      </w:r>
      <w:r>
        <w:t xml:space="preserve"> features an integrated 4-channel fluorescence detector</w:t>
      </w:r>
      <w:r w:rsidR="002A09B0">
        <w:t xml:space="preserve"> with a large solid angle of detection of up to 1.1 </w:t>
      </w:r>
      <w:proofErr w:type="spellStart"/>
      <w:r w:rsidR="002A09B0">
        <w:t>sr</w:t>
      </w:r>
      <w:proofErr w:type="spellEnd"/>
      <w:r>
        <w:t xml:space="preserve"> and can therefore combine STXM with fluorescence microscopy. The </w:t>
      </w:r>
      <w:proofErr w:type="spellStart"/>
      <w:r>
        <w:t>AnImaX</w:t>
      </w:r>
      <w:proofErr w:type="spellEnd"/>
      <w:r>
        <w:t xml:space="preserve"> microscope </w:t>
      </w:r>
      <w:r w:rsidR="00147272">
        <w:t xml:space="preserve">is </w:t>
      </w:r>
      <w:r w:rsidR="001839E1">
        <w:t>designed as a flexible endstation</w:t>
      </w:r>
      <w:r>
        <w:t xml:space="preserve"> and</w:t>
      </w:r>
      <w:r w:rsidR="001839E1">
        <w:t xml:space="preserve"> </w:t>
      </w:r>
      <w:r w:rsidR="002A09B0">
        <w:t>so that it is adaptable</w:t>
      </w:r>
      <w:r w:rsidR="001839E1">
        <w:t xml:space="preserve"> to any beamline</w:t>
      </w:r>
      <w:r>
        <w:t>.</w:t>
      </w:r>
      <w:r w:rsidR="001839E1">
        <w:t xml:space="preserve"> </w:t>
      </w:r>
      <w:r>
        <w:t>A</w:t>
      </w:r>
      <w:r w:rsidR="001839E1">
        <w:t xml:space="preserve">lignment and first resolution tests with test patterns </w:t>
      </w:r>
      <w:r>
        <w:t xml:space="preserve">can be carried out </w:t>
      </w:r>
      <w:r w:rsidR="001839E1">
        <w:t>within a day</w:t>
      </w:r>
      <w:r w:rsidR="00184D79">
        <w:t xml:space="preserve"> and a quick change between FF-XRM and STXM-XRF is possible</w:t>
      </w:r>
      <w:r w:rsidR="002A09B0">
        <w:t xml:space="preserve"> (</w:t>
      </w:r>
      <w:proofErr w:type="gramStart"/>
      <w:r w:rsidR="002A09B0">
        <w:t>similar to</w:t>
      </w:r>
      <w:proofErr w:type="gramEnd"/>
      <w:r w:rsidR="002A09B0">
        <w:t xml:space="preserve"> </w:t>
      </w:r>
      <w:proofErr w:type="spellStart"/>
      <w:r w:rsidR="002A09B0">
        <w:t>TwinMic</w:t>
      </w:r>
      <w:proofErr w:type="spellEnd"/>
      <w:r w:rsidR="002A09B0">
        <w:t xml:space="preserve"> at </w:t>
      </w:r>
      <w:proofErr w:type="spellStart"/>
      <w:r w:rsidR="002A09B0">
        <w:t>Elettra</w:t>
      </w:r>
      <w:proofErr w:type="spellEnd"/>
      <w:r w:rsidR="00DA68F7">
        <w:t xml:space="preserve"> (</w:t>
      </w:r>
      <w:proofErr w:type="spellStart"/>
      <w:r w:rsidR="00DA68F7">
        <w:t>Kaulich</w:t>
      </w:r>
      <w:proofErr w:type="spellEnd"/>
      <w:r w:rsidR="00DA68F7">
        <w:t xml:space="preserve"> et al., 2006))</w:t>
      </w:r>
      <w:r w:rsidR="001839E1">
        <w:t xml:space="preserve">. </w:t>
      </w:r>
      <w:r>
        <w:t xml:space="preserve">However, the focus of this work will be laid </w:t>
      </w:r>
      <w:r w:rsidR="001839E1">
        <w:t xml:space="preserve">on the </w:t>
      </w:r>
      <w:r w:rsidR="00B72882">
        <w:t xml:space="preserve">characteristics and applications of the </w:t>
      </w:r>
      <w:r w:rsidR="001839E1">
        <w:t>STXM</w:t>
      </w:r>
      <w:r w:rsidR="00184D79">
        <w:t>-XRF</w:t>
      </w:r>
      <w:r w:rsidR="001839E1">
        <w:t xml:space="preserve"> </w:t>
      </w:r>
      <w:r w:rsidR="00147272">
        <w:t>mode.</w:t>
      </w:r>
    </w:p>
    <w:p w14:paraId="7FE43B65" w14:textId="2F27DA2B" w:rsidR="001839E1" w:rsidRDefault="001839E1" w:rsidP="001839E1">
      <w:pPr>
        <w:pStyle w:val="IUCrbodytext"/>
      </w:pPr>
      <w:proofErr w:type="gramStart"/>
      <w:r>
        <w:t>In order to</w:t>
      </w:r>
      <w:proofErr w:type="gramEnd"/>
      <w:r>
        <w:t xml:space="preserve"> </w:t>
      </w:r>
      <w:r w:rsidR="00147272">
        <w:t xml:space="preserve">develop the fluorescence microscopy mode towards analytical imaging, i.e. towards </w:t>
      </w:r>
      <w:r w:rsidR="00C419B8">
        <w:t xml:space="preserve">the </w:t>
      </w:r>
      <w:r w:rsidR="00147272">
        <w:t>quantitative evaluation of fluorescence signals,</w:t>
      </w:r>
      <w:r>
        <w:t xml:space="preserve"> the limit of detection (LOD) for some selected elements</w:t>
      </w:r>
      <w:r w:rsidR="00147272">
        <w:t xml:space="preserve"> has been determined </w:t>
      </w:r>
      <w:r w:rsidR="00C419B8">
        <w:t>through the measurement of</w:t>
      </w:r>
      <w:r>
        <w:t xml:space="preserve"> thin</w:t>
      </w:r>
      <w:r w:rsidR="00C419B8">
        <w:t>-</w:t>
      </w:r>
      <w:r>
        <w:t>layered samples</w:t>
      </w:r>
      <w:r w:rsidR="005301E9">
        <w:t xml:space="preserve"> </w:t>
      </w:r>
      <w:r w:rsidR="00AC6940">
        <w:t>(</w:t>
      </w:r>
      <w:proofErr w:type="spellStart"/>
      <w:r w:rsidR="00AC6940">
        <w:t>Hönicke</w:t>
      </w:r>
      <w:proofErr w:type="spellEnd"/>
      <w:r w:rsidR="00AC6940">
        <w:t xml:space="preserve"> et al., </w:t>
      </w:r>
      <w:r w:rsidR="00AC6940">
        <w:lastRenderedPageBreak/>
        <w:t>2018)</w:t>
      </w:r>
      <w:r>
        <w:t>. These samples</w:t>
      </w:r>
      <w:r w:rsidR="005301E9">
        <w:t>, with layer thicknesses in the nanometre regime,</w:t>
      </w:r>
      <w:r>
        <w:t xml:space="preserve"> </w:t>
      </w:r>
      <w:r w:rsidR="00147272">
        <w:t xml:space="preserve">were </w:t>
      </w:r>
      <w:r>
        <w:t xml:space="preserve">specially designed and produced </w:t>
      </w:r>
      <w:r w:rsidR="000D7BD7">
        <w:t xml:space="preserve">for this purpose </w:t>
      </w:r>
      <w:r w:rsidR="00D64E01">
        <w:t>and possess</w:t>
      </w:r>
      <w:r w:rsidR="00147272">
        <w:t xml:space="preserve"> a very homogeneous lateral distribution.</w:t>
      </w:r>
    </w:p>
    <w:p w14:paraId="26E9767E" w14:textId="635F8C58" w:rsidR="00DD39EF" w:rsidRDefault="00DD39EF" w:rsidP="001839E1">
      <w:pPr>
        <w:pStyle w:val="IUCrbodytext"/>
      </w:pPr>
      <w:r>
        <w:t xml:space="preserve">First proof of principle experiments with respect to fluorescence microscopy </w:t>
      </w:r>
      <w:r w:rsidR="00365DCC">
        <w:t xml:space="preserve">were carried out to </w:t>
      </w:r>
      <w:r>
        <w:t>determine the iron distribution in brown adipose tissue (BAT). In response to cold exposure, BAT generates heat by a process called adaptive thermogenesis to maintain body temperature in cold environments (</w:t>
      </w:r>
      <w:proofErr w:type="spellStart"/>
      <w:r>
        <w:t>Scheja</w:t>
      </w:r>
      <w:proofErr w:type="spellEnd"/>
      <w:r>
        <w:t xml:space="preserve"> and </w:t>
      </w:r>
      <w:proofErr w:type="spellStart"/>
      <w:r>
        <w:t>Heeren</w:t>
      </w:r>
      <w:proofErr w:type="spellEnd"/>
      <w:r>
        <w:t>, Current Opinion in Lipidology 2018). Accordingly, BAT has a high demand of energy-rich fuels and we used BAT activation to visualize the uptake of lipoproteins that were labelled with superparamagnetic iron oxide nanoparticles (Bruns et al., Nature Nanotechnology 2009)</w:t>
      </w:r>
    </w:p>
    <w:p w14:paraId="71C78D9F" w14:textId="406B30A5" w:rsidR="001818A5" w:rsidRDefault="001818A5">
      <w:pPr>
        <w:pStyle w:val="IUCrbodytext"/>
      </w:pPr>
      <w:r>
        <w:t xml:space="preserve">First proof of principle experiments with respect to fluorescence microscopy </w:t>
      </w:r>
      <w:r w:rsidR="005301E9">
        <w:t xml:space="preserve">for biomedical applications </w:t>
      </w:r>
      <w:r>
        <w:t>were carried out on mice cells</w:t>
      </w:r>
      <w:r w:rsidR="00D64E01">
        <w:t xml:space="preserve"> and involve the</w:t>
      </w:r>
      <w:r>
        <w:t xml:space="preserve"> investigati</w:t>
      </w:r>
      <w:r w:rsidR="00D64E01">
        <w:t>on of</w:t>
      </w:r>
      <w:r>
        <w:t xml:space="preserve"> the iron distribution in </w:t>
      </w:r>
      <w:r w:rsidRPr="00184D79">
        <w:t>cold-activated brown adipose tissue (BAT)</w:t>
      </w:r>
      <w:r>
        <w:t xml:space="preserve"> </w:t>
      </w:r>
      <w:r w:rsidRPr="00184D79">
        <w:t>labelled with superparamagnetic iron oxide nanoparticles</w:t>
      </w:r>
      <w:r>
        <w:t>.</w:t>
      </w:r>
    </w:p>
    <w:p w14:paraId="0F90F763" w14:textId="7704C06F" w:rsidR="00280C23" w:rsidRDefault="00D64E01">
      <w:pPr>
        <w:pStyle w:val="IUCrbodytext"/>
      </w:pPr>
      <w:r>
        <w:t>As radiation damage is often an issue for biological samples, we will provide an estimation of the radiation dose in different</w:t>
      </w:r>
      <w:r w:rsidR="00A83FBD">
        <w:t xml:space="preserve"> </w:t>
      </w:r>
      <w:r>
        <w:t xml:space="preserve">biomedically relevant matrices. </w:t>
      </w:r>
      <w:r w:rsidR="00172771">
        <w:t>I</w:t>
      </w:r>
      <w:r w:rsidR="0008630F">
        <w:t>n combination with</w:t>
      </w:r>
      <w:r>
        <w:t xml:space="preserve"> our experimental</w:t>
      </w:r>
      <w:r w:rsidR="0008630F">
        <w:t xml:space="preserve"> results</w:t>
      </w:r>
      <w:r>
        <w:t>,</w:t>
      </w:r>
      <w:r w:rsidR="0008630F">
        <w:t xml:space="preserve"> </w:t>
      </w:r>
      <w:r w:rsidR="00172771">
        <w:t xml:space="preserve">these considerations </w:t>
      </w:r>
      <w:r w:rsidR="006350BD">
        <w:t>demonstrate</w:t>
      </w:r>
      <w:r w:rsidR="0008630F">
        <w:t xml:space="preserve"> </w:t>
      </w:r>
      <w:r w:rsidR="00A83FBD">
        <w:t xml:space="preserve">the </w:t>
      </w:r>
      <w:r w:rsidR="00172771">
        <w:t>necessity</w:t>
      </w:r>
      <w:r w:rsidR="00A83FBD">
        <w:t xml:space="preserve"> of a cryogenic environment for the </w:t>
      </w:r>
      <w:r w:rsidR="00342124">
        <w:t>samples</w:t>
      </w:r>
      <w:r w:rsidR="0008630F">
        <w:t>.</w:t>
      </w:r>
    </w:p>
    <w:p w14:paraId="683315C5" w14:textId="77777777" w:rsidR="00EA2A14" w:rsidRDefault="00EA2A14">
      <w:pPr>
        <w:pStyle w:val="IUCrbodytext"/>
      </w:pPr>
    </w:p>
    <w:p w14:paraId="476F56B9" w14:textId="77777777" w:rsidR="00307AAE" w:rsidRDefault="000236A9" w:rsidP="001839E1">
      <w:pPr>
        <w:pStyle w:val="IUCrheading1"/>
      </w:pPr>
      <w:r>
        <w:t>Scanning Transmission X-ray Microscopy (</w:t>
      </w:r>
      <w:r w:rsidR="001839E1">
        <w:t>STXM</w:t>
      </w:r>
      <w:r>
        <w:t>)</w:t>
      </w:r>
      <w:r w:rsidR="00307AAE">
        <w:t xml:space="preserve"> </w:t>
      </w:r>
    </w:p>
    <w:p w14:paraId="155ED52C" w14:textId="0E1B190E" w:rsidR="00B44A77" w:rsidRDefault="00AB3C53" w:rsidP="00A46EB5">
      <w:pPr>
        <w:pStyle w:val="IUCrbodytext"/>
      </w:pPr>
      <w:r>
        <w:t>Due to its</w:t>
      </w:r>
      <w:r w:rsidR="00B44A77">
        <w:t xml:space="preserve"> flexible design</w:t>
      </w:r>
      <w:r>
        <w:t>,</w:t>
      </w:r>
      <w:r w:rsidR="00B44A77">
        <w:t xml:space="preserve"> the </w:t>
      </w:r>
      <w:r w:rsidR="00C4506B">
        <w:t xml:space="preserve">presented </w:t>
      </w:r>
      <w:r w:rsidR="00876777">
        <w:t>Scanning Transmission X-ray Microscope with X-ray fluorescence detection (</w:t>
      </w:r>
      <w:r w:rsidR="00B44A77">
        <w:t>STXM-XRF</w:t>
      </w:r>
      <w:r>
        <w:t>) is</w:t>
      </w:r>
      <w:r w:rsidR="00625858">
        <w:t xml:space="preserve"> compatible with </w:t>
      </w:r>
      <w:r w:rsidR="00B44A77">
        <w:t xml:space="preserve">different beamlines. </w:t>
      </w:r>
      <w:r w:rsidR="00635055">
        <w:t xml:space="preserve">Since the resolution of a microscope in scanning mode depends on the size of the illumination </w:t>
      </w:r>
      <w:r w:rsidR="00E50D8D">
        <w:t>spot</w:t>
      </w:r>
      <w:r w:rsidR="00635055">
        <w:t xml:space="preserve">, </w:t>
      </w:r>
      <w:r w:rsidR="00E50D8D">
        <w:t>it is important to achieve a small X-ray focus on the sample. For this, our STXM-XRF is equipped with a zone plate</w:t>
      </w:r>
      <w:r w:rsidR="00F723FF">
        <w:t xml:space="preserve"> (ZP)</w:t>
      </w:r>
      <w:r w:rsidR="00E50D8D">
        <w:t xml:space="preserve"> optic</w:t>
      </w:r>
      <w:r w:rsidR="00567E3E">
        <w:t xml:space="preserve"> in combination with a </w:t>
      </w:r>
      <w:r w:rsidR="00947C31">
        <w:t xml:space="preserve">central stop and </w:t>
      </w:r>
      <w:r w:rsidR="00F723FF">
        <w:t xml:space="preserve">an order sorting aperture (OSA) </w:t>
      </w:r>
      <w:r w:rsidR="00665F56">
        <w:t>(</w:t>
      </w:r>
      <w:r w:rsidR="002E7A65">
        <w:fldChar w:fldCharType="begin"/>
      </w:r>
      <w:r w:rsidR="002E7A65">
        <w:instrText xml:space="preserve"> REF _Ref514311303 \r \h </w:instrText>
      </w:r>
      <w:r w:rsidR="002E7A65">
        <w:fldChar w:fldCharType="separate"/>
      </w:r>
      <w:r w:rsidR="002127CD">
        <w:t>Figure 1</w:t>
      </w:r>
      <w:r w:rsidR="002E7A65">
        <w:fldChar w:fldCharType="end"/>
      </w:r>
      <w:r w:rsidR="00665F56">
        <w:t>)</w:t>
      </w:r>
      <w:r w:rsidR="00C4506B">
        <w:t>.</w:t>
      </w:r>
      <w:r w:rsidR="003A5058">
        <w:t xml:space="preserve"> For each scanning point, the transmitted signal is captured by a CCD area detector, so that additional contrast modes such as differential phase contrast can also be exploited.</w:t>
      </w:r>
    </w:p>
    <w:p w14:paraId="7224A3EA" w14:textId="727F2E8D" w:rsidR="00A46EB5" w:rsidRDefault="00F723FF" w:rsidP="00A46EB5">
      <w:pPr>
        <w:pStyle w:val="IUCrbodytext"/>
      </w:pPr>
      <w:r>
        <w:t>Furthermore, a 4-chanell SDD detector has been implemented into the setup so that</w:t>
      </w:r>
      <w:r w:rsidR="0086075B">
        <w:t xml:space="preserve"> simultaneous XRF-measurement</w:t>
      </w:r>
      <w:r>
        <w:t xml:space="preserve"> can be performed by recording</w:t>
      </w:r>
      <w:r w:rsidR="0086075B">
        <w:t xml:space="preserve"> the fluorescence emission spectrum </w:t>
      </w:r>
      <w:r>
        <w:t>for each scanning point</w:t>
      </w:r>
      <w:r w:rsidR="0086075B">
        <w:t xml:space="preserve">. </w:t>
      </w:r>
      <w:r w:rsidR="001930E0">
        <w:t xml:space="preserve">The detector </w:t>
      </w:r>
      <w:r w:rsidR="0032684E">
        <w:t>consists of 4</w:t>
      </w:r>
      <w:r w:rsidR="00AE3BFA">
        <w:t xml:space="preserve"> independent</w:t>
      </w:r>
      <w:r w:rsidR="0032684E">
        <w:t xml:space="preserve"> SDDs aligned around a central hole through which the excitation beam is focussed onto the sample. This geometry </w:t>
      </w:r>
      <w:r w:rsidR="000B2D37">
        <w:t xml:space="preserve">represents a unique feature of the </w:t>
      </w:r>
      <w:proofErr w:type="spellStart"/>
      <w:r w:rsidR="000B2D37">
        <w:t>AnImaX</w:t>
      </w:r>
      <w:proofErr w:type="spellEnd"/>
      <w:r w:rsidR="000B2D37">
        <w:t xml:space="preserve"> endstation, as it </w:t>
      </w:r>
      <w:r w:rsidR="0032684E">
        <w:t>results in a very small distance between the detector a</w:t>
      </w:r>
      <w:r w:rsidR="00AE3BFA">
        <w:t>nd the sample, inducing a large angle of detection</w:t>
      </w:r>
      <w:r w:rsidR="0076040B">
        <w:t xml:space="preserve"> (Figure 2).</w:t>
      </w:r>
      <w:r w:rsidR="00A46EB5">
        <w:t xml:space="preserve"> </w:t>
      </w:r>
    </w:p>
    <w:p w14:paraId="02B14B49" w14:textId="77777777" w:rsidR="00665F56" w:rsidRPr="00884D37" w:rsidRDefault="00184D79" w:rsidP="00665F56">
      <w:pPr>
        <w:pStyle w:val="IUCrheading2"/>
      </w:pPr>
      <w:proofErr w:type="spellStart"/>
      <w:r>
        <w:t>AnImaX</w:t>
      </w:r>
      <w:proofErr w:type="spellEnd"/>
      <w:r w:rsidR="0049022E">
        <w:t xml:space="preserve"> </w:t>
      </w:r>
      <w:r w:rsidR="00967444">
        <w:t>Endstation</w:t>
      </w:r>
      <w:r w:rsidR="0099757A">
        <w:t xml:space="preserve"> </w:t>
      </w:r>
    </w:p>
    <w:p w14:paraId="66A1EBFC" w14:textId="125AEF16" w:rsidR="0090708D" w:rsidRDefault="0090708D" w:rsidP="00884D37">
      <w:pPr>
        <w:pStyle w:val="IUCrbodytext"/>
      </w:pPr>
      <w:r>
        <w:t xml:space="preserve">The </w:t>
      </w:r>
      <w:proofErr w:type="spellStart"/>
      <w:r w:rsidR="00184D79">
        <w:t>AnImaX</w:t>
      </w:r>
      <w:proofErr w:type="spellEnd"/>
      <w:r w:rsidR="00184D79">
        <w:t xml:space="preserve"> </w:t>
      </w:r>
      <w:r>
        <w:t>endstation is flexible in two ways. First</w:t>
      </w:r>
      <w:r w:rsidR="00701FBB">
        <w:t>ly</w:t>
      </w:r>
      <w:r>
        <w:t xml:space="preserve">, </w:t>
      </w:r>
      <w:r w:rsidR="00B53ADF">
        <w:t>it allows a quick change between full field transmission (</w:t>
      </w:r>
      <w:r w:rsidR="001028A1">
        <w:t>FF-XRM</w:t>
      </w:r>
      <w:r w:rsidR="00B53ADF">
        <w:t xml:space="preserve">) and </w:t>
      </w:r>
      <w:r w:rsidR="001028A1">
        <w:t xml:space="preserve">the </w:t>
      </w:r>
      <w:r w:rsidR="00B53ADF">
        <w:t>STXM-XRF</w:t>
      </w:r>
      <w:r w:rsidR="001028A1">
        <w:t xml:space="preserve"> mode</w:t>
      </w:r>
      <w:r w:rsidR="00B53ADF">
        <w:t>. Second</w:t>
      </w:r>
      <w:r w:rsidR="00701FBB">
        <w:t>ly</w:t>
      </w:r>
      <w:r w:rsidR="00B53ADF">
        <w:t xml:space="preserve">, it </w:t>
      </w:r>
      <w:r w:rsidR="00CE69D5">
        <w:t>can</w:t>
      </w:r>
      <w:r w:rsidR="00B53ADF">
        <w:t xml:space="preserve"> easily</w:t>
      </w:r>
      <w:r w:rsidR="00CE69D5">
        <w:t xml:space="preserve"> be</w:t>
      </w:r>
      <w:r w:rsidR="00B53ADF">
        <w:t xml:space="preserve"> adapted</w:t>
      </w:r>
      <w:r w:rsidR="007161BB">
        <w:t xml:space="preserve">, connected and </w:t>
      </w:r>
      <w:r w:rsidR="007161BB">
        <w:lastRenderedPageBreak/>
        <w:t>transported</w:t>
      </w:r>
      <w:r w:rsidR="00B53ADF">
        <w:t xml:space="preserve"> to </w:t>
      </w:r>
      <w:r w:rsidR="001028A1">
        <w:t xml:space="preserve">various </w:t>
      </w:r>
      <w:r w:rsidR="00B53ADF">
        <w:t>beamline</w:t>
      </w:r>
      <w:r w:rsidR="001028A1">
        <w:t>s</w:t>
      </w:r>
      <w:r w:rsidR="00B53ADF">
        <w:t xml:space="preserve"> and without</w:t>
      </w:r>
      <w:r w:rsidR="00DD39EF">
        <w:t xml:space="preserve"> the need of</w:t>
      </w:r>
      <w:r w:rsidR="00B53ADF">
        <w:t xml:space="preserve"> special equipment.</w:t>
      </w:r>
      <w:r w:rsidR="002E7A65">
        <w:t xml:space="preserve"> </w:t>
      </w:r>
      <w:r w:rsidR="005164FA">
        <w:t xml:space="preserve">For experienced users, </w:t>
      </w:r>
      <w:r>
        <w:t>connect</w:t>
      </w:r>
      <w:r w:rsidR="005164FA">
        <w:t>ing</w:t>
      </w:r>
      <w:r>
        <w:t xml:space="preserve"> the endstation to the beamline and align the STXM-XRF to the beam can be </w:t>
      </w:r>
      <w:r w:rsidR="001028A1">
        <w:t xml:space="preserve">carried out </w:t>
      </w:r>
      <w:r w:rsidR="00CE69D5">
        <w:t>within approximately</w:t>
      </w:r>
      <w:r>
        <w:t>12 hours.</w:t>
      </w:r>
    </w:p>
    <w:p w14:paraId="6CE712CA" w14:textId="1086DE44" w:rsidR="0038464F" w:rsidRDefault="00701FBB" w:rsidP="0038464F">
      <w:pPr>
        <w:pStyle w:val="IUCrbodytext"/>
      </w:pPr>
      <w:r>
        <w:t>In Figure 1, an outline of the experimental setup depicts the arrangement of the optical elements. Figure 2 (left) shows a picture of the setup inside the vacuum</w:t>
      </w:r>
      <w:r w:rsidR="008048AE">
        <w:t xml:space="preserve"> chamber.</w:t>
      </w:r>
      <w:r>
        <w:t xml:space="preserve"> T</w:t>
      </w:r>
      <w:r w:rsidR="0038464F">
        <w:t>he beam is focused by a Fresnel zone plate with a</w:t>
      </w:r>
      <w:r w:rsidR="009D3ECA">
        <w:t>n outer</w:t>
      </w:r>
      <w:r w:rsidR="0038464F">
        <w:t xml:space="preserve"> diameter of 333 µm, an outer zone width of 40</w:t>
      </w:r>
      <w:r w:rsidR="007B5833">
        <w:t xml:space="preserve"> </w:t>
      </w:r>
      <w:r w:rsidR="0038464F">
        <w:t>nm and a central stop of 160 µm</w:t>
      </w:r>
      <w:r w:rsidR="009D3ECA">
        <w:t xml:space="preserve"> in</w:t>
      </w:r>
      <w:r w:rsidR="0038464F">
        <w:t xml:space="preserve"> diameter. </w:t>
      </w:r>
      <w:r w:rsidR="00006AD6">
        <w:t>At a distance of approximately 2/3 of the focal length, a circular pinhole with a diameter of 150 µm serves as order sorting aperture</w:t>
      </w:r>
      <w:r w:rsidR="007A030B">
        <w:t xml:space="preserve"> to suppress unwanted diffraction orders. </w:t>
      </w:r>
      <w:r w:rsidR="00A34A0F">
        <w:t>The 4-channel SDD is mounted from the top</w:t>
      </w:r>
      <w:r w:rsidR="00720EF7">
        <w:t xml:space="preserve"> and is provided </w:t>
      </w:r>
      <w:r w:rsidR="00A34A0F">
        <w:t>with a manual manipulator in 3 dimensions</w:t>
      </w:r>
      <w:r w:rsidR="007F70BE">
        <w:t xml:space="preserve">. This allows us to </w:t>
      </w:r>
      <w:r w:rsidR="004D4F6D">
        <w:t>precisely</w:t>
      </w:r>
      <w:r w:rsidR="007F70BE">
        <w:t xml:space="preserve"> align the 4-channel SDD with the optical axis </w:t>
      </w:r>
      <w:r w:rsidR="001619F5">
        <w:t xml:space="preserve">(manipulator in x- and y-direction) </w:t>
      </w:r>
      <w:r w:rsidR="007F70BE">
        <w:t>and adjust its distance to the sample</w:t>
      </w:r>
      <w:r w:rsidR="001619F5">
        <w:t xml:space="preserve"> (manipulator in z-direction)</w:t>
      </w:r>
      <w:r w:rsidR="00ED1367">
        <w:t>.</w:t>
      </w:r>
      <w:r w:rsidR="007107E5">
        <w:t xml:space="preserve"> </w:t>
      </w:r>
      <w:r w:rsidR="002211D3">
        <w:t>The manipulator provides a high setting range, so that the 4-channel SDD can be fully removed from the optical alignment by using the x and y direction.</w:t>
      </w:r>
    </w:p>
    <w:p w14:paraId="77C8C3F8" w14:textId="039473D1" w:rsidR="004C32EB" w:rsidRDefault="004C32EB" w:rsidP="004C32EB">
      <w:pPr>
        <w:pStyle w:val="IUCrbodytext"/>
        <w:rPr>
          <w:highlight w:val="yellow"/>
        </w:rPr>
      </w:pPr>
      <w:r>
        <w:t xml:space="preserve">The sample is </w:t>
      </w:r>
      <w:r w:rsidR="008F6156">
        <w:t>mounted on</w:t>
      </w:r>
      <w:r>
        <w:t xml:space="preserve"> a scanner </w:t>
      </w:r>
      <w:r w:rsidR="00F476D8">
        <w:t>with a position</w:t>
      </w:r>
      <w:r w:rsidR="00057686">
        <w:t>ing</w:t>
      </w:r>
      <w:r w:rsidR="00F476D8">
        <w:t xml:space="preserve"> accuracy of 0.</w:t>
      </w:r>
      <w:r>
        <w:t>1</w:t>
      </w:r>
      <w:r w:rsidR="00F476D8">
        <w:t xml:space="preserve"> </w:t>
      </w:r>
      <w:r>
        <w:t>nm and a total range</w:t>
      </w:r>
      <w:r w:rsidR="00215BB3">
        <w:t xml:space="preserve"> </w:t>
      </w:r>
      <w:r>
        <w:t>of 100 µm</w:t>
      </w:r>
      <w:r w:rsidR="00F476D8">
        <w:t xml:space="preserve"> x 100 µm</w:t>
      </w:r>
      <w:r>
        <w:t>.</w:t>
      </w:r>
      <w:r w:rsidR="002E7A65">
        <w:t xml:space="preserve"> The scanner itself</w:t>
      </w:r>
      <w:r w:rsidR="00057686">
        <w:t xml:space="preserve"> is mounted on a positioning frame </w:t>
      </w:r>
      <w:r w:rsidR="00FB2BF0">
        <w:t xml:space="preserve">that </w:t>
      </w:r>
      <w:r w:rsidR="002E7A65">
        <w:t xml:space="preserve">can be moved </w:t>
      </w:r>
      <w:r w:rsidR="00057686">
        <w:t>by</w:t>
      </w:r>
      <w:r w:rsidR="00530C10">
        <w:t xml:space="preserve"> step motors in a range of</w:t>
      </w:r>
      <w:r w:rsidR="00057686">
        <w:t xml:space="preserve"> </w:t>
      </w:r>
      <w:r w:rsidR="002E7A65">
        <w:t>50 mm x 5</w:t>
      </w:r>
      <w:r w:rsidR="0039569C">
        <w:t>0</w:t>
      </w:r>
      <w:r w:rsidR="002E7A65">
        <w:t xml:space="preserve"> mm</w:t>
      </w:r>
      <w:r w:rsidR="00530C10">
        <w:t xml:space="preserve"> </w:t>
      </w:r>
      <w:r w:rsidR="00CE2481">
        <w:t xml:space="preserve">and </w:t>
      </w:r>
      <w:r w:rsidR="00530C10">
        <w:t>a</w:t>
      </w:r>
      <w:r w:rsidR="00B0324C">
        <w:t xml:space="preserve"> theoretical </w:t>
      </w:r>
      <w:r w:rsidR="002E7A65">
        <w:t>accuracy of 10 nm.</w:t>
      </w:r>
      <w:r>
        <w:t xml:space="preserve"> </w:t>
      </w:r>
      <w:r w:rsidR="00530C10">
        <w:t>Up to 5 samples can be placed onto the sample holder, allowing the user to quickly switch between samples.</w:t>
      </w:r>
    </w:p>
    <w:p w14:paraId="6C12F335" w14:textId="42EFBEAD" w:rsidR="00215BB3" w:rsidRPr="00D51CB1" w:rsidRDefault="00CE2481" w:rsidP="00A34A0F">
      <w:pPr>
        <w:pStyle w:val="IUCrbodytext"/>
        <w:rPr>
          <w:highlight w:val="yellow"/>
        </w:rPr>
      </w:pPr>
      <w:r>
        <w:t xml:space="preserve">Placed behind the sample, a phosphor screen (P43) is excited by the transmitted X-rays and emits visible light. </w:t>
      </w:r>
      <w:r w:rsidR="00DD1B61">
        <w:t>Due to t</w:t>
      </w:r>
      <w:r w:rsidR="00A34A0F">
        <w:t xml:space="preserve">he combination of the </w:t>
      </w:r>
      <w:proofErr w:type="spellStart"/>
      <w:r w:rsidR="00A34A0F">
        <w:t>zoneplate</w:t>
      </w:r>
      <w:r w:rsidR="001C2EFB">
        <w:t>’</w:t>
      </w:r>
      <w:r w:rsidR="00A34A0F">
        <w:t>s</w:t>
      </w:r>
      <w:proofErr w:type="spellEnd"/>
      <w:r w:rsidR="00A34A0F">
        <w:t xml:space="preserve"> central stop and the order sorting aperture (OSA)</w:t>
      </w:r>
      <w:r w:rsidR="00DD1B61">
        <w:t>, the illumination has the shape of a hollow cone</w:t>
      </w:r>
      <w:r>
        <w:t>, resulting in a characteristic ring-shaped intensity distribution on the phosphor screen.</w:t>
      </w:r>
      <w:r w:rsidR="00B0324C">
        <w:t xml:space="preserve"> </w:t>
      </w:r>
      <w:r w:rsidR="006774A5">
        <w:t xml:space="preserve">The visible radiation emitted by the phosphor screen </w:t>
      </w:r>
      <w:r w:rsidR="00215BB3">
        <w:t>is collected by an optical lens and detected by a fast readout CCD</w:t>
      </w:r>
      <w:r w:rsidR="003B4432">
        <w:t xml:space="preserve"> </w:t>
      </w:r>
      <w:r w:rsidR="00215BB3">
        <w:t xml:space="preserve">camera </w:t>
      </w:r>
      <w:r w:rsidR="00E008B6">
        <w:t>(</w:t>
      </w:r>
      <w:proofErr w:type="spellStart"/>
      <w:r w:rsidR="00E008B6">
        <w:t>Andor</w:t>
      </w:r>
      <w:proofErr w:type="spellEnd"/>
      <w:r w:rsidR="00E008B6">
        <w:t xml:space="preserve"> IXon3 860, 128 x 128 active pixel with 24 µm x 24 µm)</w:t>
      </w:r>
      <w:r w:rsidR="006774A5">
        <w:t xml:space="preserve"> located</w:t>
      </w:r>
      <w:r w:rsidR="00E008B6">
        <w:t xml:space="preserve"> </w:t>
      </w:r>
      <w:r w:rsidR="00215BB3">
        <w:t xml:space="preserve">outside the vacuum chamber. </w:t>
      </w:r>
    </w:p>
    <w:p w14:paraId="2E092AAC" w14:textId="66F1038F" w:rsidR="001A6C2F" w:rsidRDefault="001A6C2F" w:rsidP="001A6C2F">
      <w:pPr>
        <w:pStyle w:val="IUCrbodytext"/>
      </w:pPr>
      <w:r w:rsidRPr="001A6C2F">
        <w:t>For</w:t>
      </w:r>
      <w:r>
        <w:t xml:space="preserve"> STXM-XRF</w:t>
      </w:r>
      <w:r w:rsidR="00B0324C">
        <w:t xml:space="preserve"> mapping,</w:t>
      </w:r>
      <w:r>
        <w:t xml:space="preserve"> the </w:t>
      </w:r>
      <w:r w:rsidR="001C58DA">
        <w:t>sample</w:t>
      </w:r>
      <w:r w:rsidR="00B0324C">
        <w:t xml:space="preserve"> is scanned</w:t>
      </w:r>
      <w:r w:rsidR="001C58DA">
        <w:t xml:space="preserve"> through </w:t>
      </w:r>
      <w:r>
        <w:t xml:space="preserve">the optical axis. This can be </w:t>
      </w:r>
      <w:r w:rsidR="00B0324C">
        <w:t>carried out</w:t>
      </w:r>
      <w:r>
        <w:t xml:space="preserve"> </w:t>
      </w:r>
      <w:r w:rsidR="00A81B3C">
        <w:t xml:space="preserve">either </w:t>
      </w:r>
      <w:r>
        <w:t>step-by step</w:t>
      </w:r>
      <w:r w:rsidR="00A81B3C">
        <w:t>, where the sample position is fixed for each measurement,</w:t>
      </w:r>
      <w:r>
        <w:t xml:space="preserve"> or on-the-fly</w:t>
      </w:r>
      <w:r w:rsidR="00A81B3C">
        <w:t>, for which the sample continuously moves during the measurements.</w:t>
      </w:r>
      <w:r>
        <w:t xml:space="preserve"> </w:t>
      </w:r>
      <w:r w:rsidR="006621B9">
        <w:t>On-the-fly</w:t>
      </w:r>
      <w:r>
        <w:t xml:space="preserve"> </w:t>
      </w:r>
      <w:r w:rsidR="00177308">
        <w:t xml:space="preserve">scans </w:t>
      </w:r>
      <w:r>
        <w:t xml:space="preserve">can be controlled </w:t>
      </w:r>
      <w:r w:rsidR="00177308">
        <w:t xml:space="preserve">based </w:t>
      </w:r>
      <w:r w:rsidR="00757FC1">
        <w:t xml:space="preserve">either </w:t>
      </w:r>
      <w:r w:rsidR="00177308">
        <w:t xml:space="preserve">on </w:t>
      </w:r>
      <w:r>
        <w:t xml:space="preserve">time or position. </w:t>
      </w:r>
      <w:r w:rsidR="00A30FEA">
        <w:t xml:space="preserve">For </w:t>
      </w:r>
      <w:r w:rsidR="00757FC1">
        <w:t>time-controlled measurements</w:t>
      </w:r>
      <w:r w:rsidR="00A30FEA">
        <w:t xml:space="preserve">, the </w:t>
      </w:r>
      <w:r w:rsidR="00757FC1">
        <w:t>scanning</w:t>
      </w:r>
      <w:r w:rsidR="00A30FEA">
        <w:t xml:space="preserve"> positions and step widths are calculated based on acquisition time and velocity</w:t>
      </w:r>
      <w:r w:rsidR="00757FC1">
        <w:t xml:space="preserve">, whereas position-controlled measurements </w:t>
      </w:r>
      <w:r w:rsidR="00706817">
        <w:t>require encoder signals from the scanner,</w:t>
      </w:r>
      <w:r w:rsidR="00144923">
        <w:t xml:space="preserve"> so that each measurement can be started when the sample has reached a certain position.</w:t>
      </w:r>
      <w:r w:rsidR="00C7124A">
        <w:t xml:space="preserve"> </w:t>
      </w:r>
      <w:r w:rsidR="007311B5">
        <w:t>The r</w:t>
      </w:r>
      <w:r w:rsidR="00C7124A">
        <w:t xml:space="preserve">esults presented </w:t>
      </w:r>
      <w:r w:rsidR="007311B5">
        <w:t>in this paper</w:t>
      </w:r>
      <w:r w:rsidR="00C7124A">
        <w:t xml:space="preserve"> </w:t>
      </w:r>
      <w:r w:rsidR="007311B5">
        <w:t>have been acquired</w:t>
      </w:r>
      <w:r w:rsidR="00C7124A">
        <w:t xml:space="preserve"> in </w:t>
      </w:r>
      <w:r w:rsidR="00757FC1">
        <w:t>time-controlled</w:t>
      </w:r>
      <w:r w:rsidR="00C7124A">
        <w:t xml:space="preserve"> mode. </w:t>
      </w:r>
    </w:p>
    <w:p w14:paraId="30B6CA0C" w14:textId="1D1DAA35" w:rsidR="00F6612D" w:rsidRDefault="007B3D1C" w:rsidP="007B3D1C">
      <w:pPr>
        <w:pStyle w:val="IUCrbodytext"/>
      </w:pPr>
      <w:r w:rsidRPr="007B3D1C">
        <w:t xml:space="preserve">One of the main challenges for successful </w:t>
      </w:r>
      <w:r>
        <w:t xml:space="preserve">STXM-XRF measurements is the proper synchronisation of the scanner and the detectors for </w:t>
      </w:r>
      <w:r w:rsidR="007F74D4">
        <w:t xml:space="preserve">both </w:t>
      </w:r>
      <w:r w:rsidR="00B37915">
        <w:t xml:space="preserve">the </w:t>
      </w:r>
      <w:r>
        <w:t>transmission and</w:t>
      </w:r>
      <w:r w:rsidR="00D87DF0">
        <w:t xml:space="preserve"> the</w:t>
      </w:r>
      <w:r>
        <w:t xml:space="preserve"> fluorescence</w:t>
      </w:r>
      <w:r w:rsidR="00B37915">
        <w:t xml:space="preserve"> measurements</w:t>
      </w:r>
      <w:r>
        <w:t xml:space="preserve">. Small mismatches of scanner to detector synchronisation </w:t>
      </w:r>
      <w:r w:rsidR="002A3D07">
        <w:t>might</w:t>
      </w:r>
      <w:r>
        <w:t xml:space="preserve"> </w:t>
      </w:r>
      <w:r w:rsidR="002A3D07">
        <w:t xml:space="preserve">render </w:t>
      </w:r>
      <w:r>
        <w:t xml:space="preserve">time-consuming measurements completely unusable. </w:t>
      </w:r>
      <w:r w:rsidR="00D87DF0">
        <w:t xml:space="preserve">Furthermore, it is necessary to synchronise the detectors with each other </w:t>
      </w:r>
      <w:proofErr w:type="gramStart"/>
      <w:r w:rsidR="00D87DF0">
        <w:t>i</w:t>
      </w:r>
      <w:r w:rsidR="00457BBC">
        <w:t xml:space="preserve">n </w:t>
      </w:r>
      <w:r w:rsidR="00457BBC">
        <w:lastRenderedPageBreak/>
        <w:t>order to</w:t>
      </w:r>
      <w:proofErr w:type="gramEnd"/>
      <w:r w:rsidR="00457BBC">
        <w:t xml:space="preserve"> compare the morphology </w:t>
      </w:r>
      <w:r w:rsidR="002A3D07">
        <w:t>of a sample</w:t>
      </w:r>
      <w:r w:rsidR="007F74D4">
        <w:t xml:space="preserve"> </w:t>
      </w:r>
      <w:r w:rsidR="00D87DF0">
        <w:t>(</w:t>
      </w:r>
      <w:r w:rsidR="002A3D07">
        <w:t xml:space="preserve">obtained by </w:t>
      </w:r>
      <w:r w:rsidR="00457BBC">
        <w:t xml:space="preserve">transmission </w:t>
      </w:r>
      <w:r w:rsidR="002A3D07">
        <w:t>measurements</w:t>
      </w:r>
      <w:r w:rsidR="00D87DF0">
        <w:t>)</w:t>
      </w:r>
      <w:r w:rsidR="002A3D07">
        <w:t xml:space="preserve"> </w:t>
      </w:r>
      <w:r w:rsidR="00457BBC">
        <w:t>with</w:t>
      </w:r>
      <w:r w:rsidR="00D87DF0">
        <w:t xml:space="preserve"> the</w:t>
      </w:r>
      <w:r w:rsidR="00457BBC">
        <w:t xml:space="preserve"> elemental distribution </w:t>
      </w:r>
      <w:r w:rsidR="002A3D07">
        <w:t xml:space="preserve">in the sample </w:t>
      </w:r>
      <w:r w:rsidR="00D87DF0">
        <w:t>(</w:t>
      </w:r>
      <w:r w:rsidR="002A3D07">
        <w:t xml:space="preserve">obtained by </w:t>
      </w:r>
      <w:r w:rsidR="006E1E56">
        <w:t xml:space="preserve">fluorescence </w:t>
      </w:r>
      <w:r w:rsidR="002A3D07">
        <w:t>detection</w:t>
      </w:r>
      <w:r w:rsidR="00D87DF0">
        <w:t>)</w:t>
      </w:r>
      <w:r w:rsidR="006E1E56">
        <w:t xml:space="preserve">. </w:t>
      </w:r>
    </w:p>
    <w:p w14:paraId="6F7205B9" w14:textId="220C1E80" w:rsidR="006E1E56" w:rsidRDefault="00306173" w:rsidP="007B3D1C">
      <w:pPr>
        <w:pStyle w:val="IUCrbodytext"/>
      </w:pPr>
      <w:r>
        <w:t>The time</w:t>
      </w:r>
      <w:r w:rsidR="007F74D4">
        <w:t>-</w:t>
      </w:r>
      <w:r>
        <w:t>controlled scan</w:t>
      </w:r>
      <w:r w:rsidR="00094CBE">
        <w:t>s</w:t>
      </w:r>
      <w:r>
        <w:t xml:space="preserve"> in the presented STXM-XRF </w:t>
      </w:r>
      <w:r w:rsidR="00094CBE">
        <w:t>are</w:t>
      </w:r>
      <w:r>
        <w:t xml:space="preserve"> based on transi</w:t>
      </w:r>
      <w:r w:rsidR="00D87DF0">
        <w:t>s</w:t>
      </w:r>
      <w:r>
        <w:t>tor-transi</w:t>
      </w:r>
      <w:r w:rsidR="00D87DF0">
        <w:t>s</w:t>
      </w:r>
      <w:r>
        <w:t xml:space="preserve">tor logic (TTL). </w:t>
      </w:r>
      <w:r w:rsidR="00BD469D">
        <w:t>At the start of each line, a signal is sent from the scanner to the transmission CCD.</w:t>
      </w:r>
      <w:r>
        <w:t xml:space="preserve"> The CCD</w:t>
      </w:r>
      <w:r w:rsidR="00BD469D">
        <w:t xml:space="preserve"> then</w:t>
      </w:r>
      <w:r>
        <w:t xml:space="preserve"> collects a </w:t>
      </w:r>
      <w:r w:rsidR="00BD469D">
        <w:t>defined number</w:t>
      </w:r>
      <w:r>
        <w:t xml:space="preserve"> of images with a defined acquisition time and waits for the next signal. </w:t>
      </w:r>
      <w:r w:rsidR="006621B9">
        <w:t>For the</w:t>
      </w:r>
      <w:r>
        <w:t xml:space="preserve"> acquisition </w:t>
      </w:r>
      <w:r w:rsidR="006621B9">
        <w:t xml:space="preserve">time of </w:t>
      </w:r>
      <w:r>
        <w:t xml:space="preserve">the CCD a </w:t>
      </w:r>
      <w:r w:rsidR="00A34A0F">
        <w:t xml:space="preserve">constant </w:t>
      </w:r>
      <w:r>
        <w:t>TTL signal for the SDD</w:t>
      </w:r>
      <w:r w:rsidR="006621B9">
        <w:t xml:space="preserve"> is provided</w:t>
      </w:r>
      <w:r w:rsidR="005125A0">
        <w:t xml:space="preserve"> </w:t>
      </w:r>
      <w:ins w:id="0" w:author="Aurélie Dehlinger" w:date="2018-06-21T12:15:00Z">
        <w:r w:rsidR="005125A0">
          <w:t>(???)</w:t>
        </w:r>
      </w:ins>
      <w:r>
        <w:t>.</w:t>
      </w:r>
      <w:r w:rsidR="00A34A0F">
        <w:t xml:space="preserve"> </w:t>
      </w:r>
      <w:r w:rsidR="00161EE8">
        <w:t xml:space="preserve">Time </w:t>
      </w:r>
      <w:r w:rsidR="00A34A0F">
        <w:t>delays are</w:t>
      </w:r>
      <w:r w:rsidR="00161EE8">
        <w:t xml:space="preserve"> in the range of &lt;10 µs</w:t>
      </w:r>
      <w:r w:rsidR="00A34A0F">
        <w:t xml:space="preserve"> due to </w:t>
      </w:r>
      <w:r w:rsidR="00161EE8">
        <w:t xml:space="preserve">the </w:t>
      </w:r>
      <w:r w:rsidR="00A34A0F">
        <w:t xml:space="preserve">electric connections (≈ ns), and response times of </w:t>
      </w:r>
      <w:r w:rsidR="00161EE8">
        <w:t xml:space="preserve">the </w:t>
      </w:r>
      <w:r w:rsidR="00A34A0F">
        <w:t>CCD (</w:t>
      </w:r>
      <w:r w:rsidR="00834602">
        <w:t>2-6 µs</w:t>
      </w:r>
      <w:r w:rsidR="00A34A0F">
        <w:t>) and</w:t>
      </w:r>
      <w:r w:rsidR="00161EE8">
        <w:t xml:space="preserve"> the</w:t>
      </w:r>
      <w:r w:rsidR="00A34A0F">
        <w:t xml:space="preserve"> SDD (≈ 1-2 µs)</w:t>
      </w:r>
      <w:r w:rsidR="00161EE8">
        <w:t>.</w:t>
      </w:r>
      <w:r>
        <w:t xml:space="preserve"> </w:t>
      </w:r>
    </w:p>
    <w:p w14:paraId="6C63FD99" w14:textId="645D236F" w:rsidR="0067135D" w:rsidRDefault="00150C5C" w:rsidP="007B3D1C">
      <w:pPr>
        <w:pStyle w:val="IUCrbodytext"/>
      </w:pPr>
      <w:r>
        <w:t>As shown in Figure 3, a</w:t>
      </w:r>
      <w:r w:rsidR="001E060D">
        <w:t xml:space="preserve"> time controlled on-the-fly scan of</w:t>
      </w:r>
      <w:r>
        <w:t xml:space="preserve"> </w:t>
      </w:r>
      <w:r w:rsidR="00E435B6">
        <w:t xml:space="preserve">a </w:t>
      </w:r>
      <w:r>
        <w:t xml:space="preserve">Siemens star </w:t>
      </w:r>
      <w:r w:rsidR="001E060D">
        <w:t>test pattern (smallest structures: 50 nm) was performed</w:t>
      </w:r>
      <w:r>
        <w:t xml:space="preserve"> without any artefact</w:t>
      </w:r>
      <w:r w:rsidR="00E435B6">
        <w:t>s</w:t>
      </w:r>
      <w:r>
        <w:t>, which indicates that the synchronisation of scanner and CCD operates correctly.</w:t>
      </w:r>
      <w:r w:rsidR="00E435B6">
        <w:t xml:space="preserve"> </w:t>
      </w:r>
      <w:r w:rsidR="00C120D3">
        <w:t xml:space="preserve">The Siemens star consists of ca. 150 nm thick tungsten layer on top of a </w:t>
      </w:r>
      <w:r w:rsidR="00094CBE">
        <w:t>1</w:t>
      </w:r>
      <w:r w:rsidR="00C120D3">
        <w:t>00 nm Si</w:t>
      </w:r>
      <w:r w:rsidR="00C120D3" w:rsidRPr="002B11BE">
        <w:rPr>
          <w:vertAlign w:val="subscript"/>
        </w:rPr>
        <w:t>3</w:t>
      </w:r>
      <w:r w:rsidR="00C120D3">
        <w:t>N</w:t>
      </w:r>
      <w:r w:rsidR="00C120D3" w:rsidRPr="002B11BE">
        <w:rPr>
          <w:vertAlign w:val="subscript"/>
        </w:rPr>
        <w:t>4</w:t>
      </w:r>
      <w:r w:rsidR="00C120D3">
        <w:t xml:space="preserve"> window</w:t>
      </w:r>
      <w:r w:rsidR="0048234F">
        <w:t>. Figure 3 shows an image recorded with</w:t>
      </w:r>
      <w:r w:rsidR="00C120D3">
        <w:t xml:space="preserve"> an excitation energy of </w:t>
      </w:r>
      <w:r w:rsidR="009363DA">
        <w:t xml:space="preserve">720 </w:t>
      </w:r>
      <w:r w:rsidR="00C120D3">
        <w:t>eV</w:t>
      </w:r>
      <w:r w:rsidR="0048234F">
        <w:t xml:space="preserve"> in transmission mode only. As even the smallest structures are discernible, we can report a spatial resolution of &lt;100</w:t>
      </w:r>
      <w:r w:rsidR="00E435B6">
        <w:t xml:space="preserve"> </w:t>
      </w:r>
      <w:r w:rsidR="0048234F">
        <w:t>nm.</w:t>
      </w:r>
      <w:r w:rsidR="00E435B6">
        <w:t xml:space="preserve"> </w:t>
      </w:r>
      <w:r w:rsidR="00DA284E">
        <w:t>T</w:t>
      </w:r>
      <w:r w:rsidR="00906A1F">
        <w:t xml:space="preserve">he synchronisation of </w:t>
      </w:r>
      <w:r w:rsidR="00DA284E">
        <w:t xml:space="preserve">the </w:t>
      </w:r>
      <w:r w:rsidR="00906A1F">
        <w:t>CCD</w:t>
      </w:r>
      <w:r w:rsidR="00DA284E">
        <w:t xml:space="preserve"> detector with the</w:t>
      </w:r>
      <w:r w:rsidR="00906A1F">
        <w:t xml:space="preserve"> 4-channel SDD was tested for several </w:t>
      </w:r>
      <w:r w:rsidR="00B65735">
        <w:t xml:space="preserve">other </w:t>
      </w:r>
      <w:r w:rsidR="00906A1F">
        <w:t>samples</w:t>
      </w:r>
      <w:r w:rsidR="009363DA">
        <w:t xml:space="preserve">, </w:t>
      </w:r>
      <w:r w:rsidR="00DA284E">
        <w:t>e.g.</w:t>
      </w:r>
      <w:r w:rsidR="009363DA">
        <w:t xml:space="preserve"> for the biomedical application</w:t>
      </w:r>
      <w:r w:rsidR="00247A78">
        <w:t>, which will be discussed below.</w:t>
      </w:r>
      <w:r w:rsidR="009363DA">
        <w:t xml:space="preserve"> </w:t>
      </w:r>
    </w:p>
    <w:p w14:paraId="5304C5C6" w14:textId="77777777" w:rsidR="001839E1" w:rsidRDefault="00967444" w:rsidP="001839E1">
      <w:pPr>
        <w:pStyle w:val="IUCrheading2"/>
      </w:pPr>
      <w:r>
        <w:t xml:space="preserve">XRF: </w:t>
      </w:r>
      <w:r w:rsidR="001839E1">
        <w:t xml:space="preserve">4-channel </w:t>
      </w:r>
      <w:r>
        <w:t>SDD</w:t>
      </w:r>
    </w:p>
    <w:p w14:paraId="79242C0C" w14:textId="12FE4A9E" w:rsidR="0010124E" w:rsidRDefault="00766E50" w:rsidP="0010124E">
      <w:pPr>
        <w:pStyle w:val="IUCrbodytext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Our</w:t>
      </w:r>
      <w:r w:rsidR="0010124E" w:rsidRPr="0010124E">
        <w:rPr>
          <w:rFonts w:eastAsiaTheme="minorEastAsia"/>
          <w:lang w:eastAsia="en-GB"/>
        </w:rPr>
        <w:t xml:space="preserve"> 4-channel SDD</w:t>
      </w:r>
      <w:r w:rsidR="00F6612D">
        <w:rPr>
          <w:rFonts w:eastAsiaTheme="minorEastAsia"/>
          <w:lang w:eastAsia="en-GB"/>
        </w:rPr>
        <w:t xml:space="preserve"> (Bruker </w:t>
      </w:r>
      <w:r w:rsidR="00317032">
        <w:rPr>
          <w:rFonts w:eastAsiaTheme="minorEastAsia"/>
          <w:lang w:eastAsia="en-GB"/>
        </w:rPr>
        <w:t>AXS</w:t>
      </w:r>
      <w:r w:rsidR="00F6612D">
        <w:rPr>
          <w:rFonts w:eastAsiaTheme="minorEastAsia"/>
          <w:lang w:eastAsia="en-GB"/>
        </w:rPr>
        <w:t>)</w:t>
      </w:r>
      <w:r w:rsidR="0010124E" w:rsidRPr="0010124E">
        <w:rPr>
          <w:rFonts w:eastAsiaTheme="minorEastAsia"/>
          <w:lang w:eastAsia="en-GB"/>
        </w:rPr>
        <w:t xml:space="preserve"> </w:t>
      </w:r>
      <w:r>
        <w:rPr>
          <w:rFonts w:eastAsiaTheme="minorEastAsia"/>
          <w:lang w:eastAsia="en-GB"/>
        </w:rPr>
        <w:t xml:space="preserve">was built with a </w:t>
      </w:r>
      <w:r w:rsidR="0010124E" w:rsidRPr="0010124E">
        <w:rPr>
          <w:rFonts w:eastAsiaTheme="minorEastAsia"/>
          <w:lang w:eastAsia="en-GB"/>
        </w:rPr>
        <w:t>special geometry: 4 independent kidney-shaped SDD</w:t>
      </w:r>
      <w:r>
        <w:rPr>
          <w:rFonts w:eastAsiaTheme="minorEastAsia"/>
          <w:lang w:eastAsia="en-GB"/>
        </w:rPr>
        <w:t>-</w:t>
      </w:r>
      <w:r w:rsidR="0010124E" w:rsidRPr="0010124E">
        <w:rPr>
          <w:rFonts w:eastAsiaTheme="minorEastAsia"/>
          <w:lang w:eastAsia="en-GB"/>
        </w:rPr>
        <w:t>cells are arranged like a cloverleaf around a central pinhole through which the excitation beam</w:t>
      </w:r>
      <w:r>
        <w:rPr>
          <w:rFonts w:eastAsiaTheme="minorEastAsia"/>
          <w:lang w:eastAsia="en-GB"/>
        </w:rPr>
        <w:t xml:space="preserve"> can reach</w:t>
      </w:r>
      <w:r w:rsidR="00737861" w:rsidRPr="0010124E">
        <w:rPr>
          <w:rFonts w:eastAsiaTheme="minorEastAsia"/>
          <w:lang w:eastAsia="en-GB"/>
        </w:rPr>
        <w:t xml:space="preserve"> </w:t>
      </w:r>
      <w:r w:rsidR="0010124E" w:rsidRPr="0010124E">
        <w:rPr>
          <w:rFonts w:eastAsiaTheme="minorEastAsia"/>
          <w:lang w:eastAsia="en-GB"/>
        </w:rPr>
        <w:t>the sample</w:t>
      </w:r>
      <w:r w:rsidR="0010124E">
        <w:rPr>
          <w:rFonts w:eastAsiaTheme="minorEastAsia"/>
          <w:lang w:eastAsia="en-GB"/>
        </w:rPr>
        <w:t xml:space="preserve"> (</w:t>
      </w:r>
      <w:r w:rsidR="0010124E">
        <w:rPr>
          <w:rFonts w:eastAsiaTheme="minorEastAsia"/>
          <w:lang w:eastAsia="en-GB"/>
        </w:rPr>
        <w:fldChar w:fldCharType="begin"/>
      </w:r>
      <w:r w:rsidR="0010124E">
        <w:rPr>
          <w:rFonts w:eastAsiaTheme="minorEastAsia"/>
          <w:lang w:eastAsia="en-GB"/>
        </w:rPr>
        <w:instrText xml:space="preserve"> REF _Ref514069105 \r \h </w:instrText>
      </w:r>
      <w:r w:rsidR="0010124E">
        <w:rPr>
          <w:rFonts w:eastAsiaTheme="minorEastAsia"/>
          <w:lang w:eastAsia="en-GB"/>
        </w:rPr>
      </w:r>
      <w:r w:rsidR="0010124E">
        <w:rPr>
          <w:rFonts w:eastAsiaTheme="minorEastAsia"/>
          <w:lang w:eastAsia="en-GB"/>
        </w:rPr>
        <w:fldChar w:fldCharType="separate"/>
      </w:r>
      <w:r w:rsidR="002127CD">
        <w:rPr>
          <w:rFonts w:eastAsiaTheme="minorEastAsia"/>
          <w:lang w:eastAsia="en-GB"/>
        </w:rPr>
        <w:t>Figure 2</w:t>
      </w:r>
      <w:r w:rsidR="0010124E">
        <w:rPr>
          <w:rFonts w:eastAsiaTheme="minorEastAsia"/>
          <w:lang w:eastAsia="en-GB"/>
        </w:rPr>
        <w:fldChar w:fldCharType="end"/>
      </w:r>
      <w:r w:rsidR="0010124E">
        <w:rPr>
          <w:rFonts w:eastAsiaTheme="minorEastAsia"/>
          <w:lang w:eastAsia="en-GB"/>
        </w:rPr>
        <w:t xml:space="preserve"> right)</w:t>
      </w:r>
      <w:r w:rsidR="0010124E" w:rsidRPr="0010124E">
        <w:rPr>
          <w:rFonts w:eastAsiaTheme="minorEastAsia"/>
          <w:lang w:eastAsia="en-GB"/>
        </w:rPr>
        <w:t>. Each SDD</w:t>
      </w:r>
      <w:r>
        <w:rPr>
          <w:rFonts w:eastAsiaTheme="minorEastAsia"/>
          <w:lang w:eastAsia="en-GB"/>
        </w:rPr>
        <w:t>-</w:t>
      </w:r>
      <w:r w:rsidR="0010124E" w:rsidRPr="0010124E">
        <w:rPr>
          <w:rFonts w:eastAsiaTheme="minorEastAsia"/>
          <w:lang w:eastAsia="en-GB"/>
        </w:rPr>
        <w:t>cell has an active area of about 15</w:t>
      </w:r>
      <w:r w:rsidR="0010124E">
        <w:rPr>
          <w:rFonts w:eastAsiaTheme="minorEastAsia"/>
          <w:lang w:eastAsia="en-GB"/>
        </w:rPr>
        <w:t xml:space="preserve"> mm</w:t>
      </w:r>
      <w:r w:rsidR="0010124E" w:rsidRPr="0010124E">
        <w:rPr>
          <w:rFonts w:eastAsiaTheme="minorEastAsia"/>
          <w:vertAlign w:val="superscript"/>
          <w:lang w:eastAsia="en-GB"/>
        </w:rPr>
        <w:t>2</w:t>
      </w:r>
      <w:r w:rsidR="00737861">
        <w:rPr>
          <w:rFonts w:eastAsiaTheme="minorEastAsia"/>
          <w:lang w:eastAsia="en-GB"/>
        </w:rPr>
        <w:t xml:space="preserve">, </w:t>
      </w:r>
      <w:r w:rsidR="0010124E" w:rsidRPr="0010124E">
        <w:rPr>
          <w:rFonts w:eastAsiaTheme="minorEastAsia"/>
          <w:lang w:eastAsia="en-GB"/>
        </w:rPr>
        <w:t xml:space="preserve">resulting in an overall active area </w:t>
      </w:r>
      <w:r w:rsidR="00F46C63" w:rsidRPr="0010124E">
        <w:rPr>
          <w:rFonts w:eastAsiaTheme="minorEastAsia"/>
          <w:lang w:eastAsia="en-GB"/>
        </w:rPr>
        <w:t xml:space="preserve">of </w:t>
      </w:r>
      <w:r w:rsidR="00F46C63">
        <w:rPr>
          <w:rFonts w:eastAsiaTheme="minorEastAsia"/>
          <w:lang w:eastAsia="en-GB"/>
        </w:rPr>
        <w:t>60</w:t>
      </w:r>
      <w:r w:rsidR="0010124E">
        <w:rPr>
          <w:rFonts w:eastAsiaTheme="minorEastAsia"/>
          <w:lang w:eastAsia="en-GB"/>
        </w:rPr>
        <w:t xml:space="preserve"> mm</w:t>
      </w:r>
      <w:r w:rsidR="0010124E" w:rsidRPr="0010124E">
        <w:rPr>
          <w:rFonts w:eastAsiaTheme="minorEastAsia"/>
          <w:vertAlign w:val="superscript"/>
          <w:lang w:eastAsia="en-GB"/>
        </w:rPr>
        <w:t>2</w:t>
      </w:r>
      <w:r w:rsidR="0010124E">
        <w:rPr>
          <w:rFonts w:eastAsiaTheme="minorEastAsia"/>
          <w:lang w:eastAsia="en-GB"/>
        </w:rPr>
        <w:t>.</w:t>
      </w:r>
    </w:p>
    <w:p w14:paraId="7BBAB082" w14:textId="337C00BE" w:rsidR="0010124E" w:rsidRDefault="002C1873" w:rsidP="0010124E">
      <w:pPr>
        <w:pStyle w:val="IUCrbodytext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Exciting radiation passes the central pinhole on the way to the sample and fluorescence radiation in backscatter geometry </w:t>
      </w:r>
      <w:r w:rsidR="00BE48CD">
        <w:rPr>
          <w:rFonts w:eastAsiaTheme="minorEastAsia"/>
          <w:lang w:eastAsia="en-GB"/>
        </w:rPr>
        <w:t xml:space="preserve">(Figure 2, left) </w:t>
      </w:r>
      <w:r>
        <w:rPr>
          <w:rFonts w:eastAsiaTheme="minorEastAsia"/>
          <w:lang w:eastAsia="en-GB"/>
        </w:rPr>
        <w:t>is detected on each of the 4 individual SDD cells.</w:t>
      </w:r>
      <w:r w:rsidR="00B67361">
        <w:rPr>
          <w:rFonts w:eastAsiaTheme="minorEastAsia"/>
          <w:lang w:eastAsia="en-GB"/>
        </w:rPr>
        <w:t xml:space="preserve"> </w:t>
      </w:r>
      <w:r w:rsidR="00BE48CD">
        <w:rPr>
          <w:rFonts w:eastAsiaTheme="minorEastAsia"/>
          <w:lang w:eastAsia="en-GB"/>
        </w:rPr>
        <w:t>This geometry in combination with the central pinhole and flat design allows the detector to be p</w:t>
      </w:r>
      <w:r w:rsidR="00C96372">
        <w:rPr>
          <w:rFonts w:eastAsiaTheme="minorEastAsia"/>
          <w:lang w:eastAsia="en-GB"/>
        </w:rPr>
        <w:t>ositioned</w:t>
      </w:r>
      <w:r w:rsidR="00BE48CD">
        <w:rPr>
          <w:rFonts w:eastAsiaTheme="minorEastAsia"/>
          <w:lang w:eastAsia="en-GB"/>
        </w:rPr>
        <w:t xml:space="preserve"> close to the sample and th</w:t>
      </w:r>
      <w:r w:rsidR="00C96372">
        <w:rPr>
          <w:rFonts w:eastAsiaTheme="minorEastAsia"/>
          <w:lang w:eastAsia="en-GB"/>
        </w:rPr>
        <w:t>us</w:t>
      </w:r>
      <w:r w:rsidR="00BE48CD">
        <w:rPr>
          <w:rFonts w:eastAsiaTheme="minorEastAsia"/>
          <w:lang w:eastAsia="en-GB"/>
        </w:rPr>
        <w:t xml:space="preserve"> reach very high fluorescence yields. </w:t>
      </w:r>
    </w:p>
    <w:p w14:paraId="441257A6" w14:textId="579CE8EA" w:rsidR="0010124E" w:rsidRDefault="0010124E" w:rsidP="0010124E">
      <w:pPr>
        <w:pStyle w:val="IUCrbodytext"/>
        <w:rPr>
          <w:rFonts w:eastAsiaTheme="minorEastAsia"/>
          <w:lang w:eastAsia="en-GB"/>
        </w:rPr>
      </w:pPr>
      <w:r w:rsidRPr="0010124E">
        <w:rPr>
          <w:rFonts w:eastAsiaTheme="minorEastAsia"/>
          <w:lang w:eastAsia="en-GB"/>
        </w:rPr>
        <w:t>To shield the silicon chip from photoelectrons, it is equipped with a Mylar window</w:t>
      </w:r>
      <w:r w:rsidR="00EC2AE9">
        <w:rPr>
          <w:rFonts w:eastAsiaTheme="minorEastAsia"/>
          <w:lang w:eastAsia="en-GB"/>
        </w:rPr>
        <w:t xml:space="preserve"> </w:t>
      </w:r>
      <w:r w:rsidR="00F82369">
        <w:rPr>
          <w:rFonts w:eastAsiaTheme="minorEastAsia"/>
          <w:lang w:eastAsia="en-GB"/>
        </w:rPr>
        <w:t>of 0.5 µm thickness.</w:t>
      </w:r>
      <w:r w:rsidRPr="0010124E">
        <w:rPr>
          <w:rFonts w:eastAsiaTheme="minorEastAsia"/>
          <w:lang w:eastAsia="en-GB"/>
        </w:rPr>
        <w:t xml:space="preserve"> Due to this comparably thin window, </w:t>
      </w:r>
      <w:r w:rsidR="00954A64">
        <w:rPr>
          <w:rFonts w:eastAsiaTheme="minorEastAsia"/>
          <w:lang w:eastAsia="en-GB"/>
        </w:rPr>
        <w:t xml:space="preserve">the threshold energy of the 4-chanell SDD is pushed down to 140 eV, </w:t>
      </w:r>
      <w:r w:rsidR="00B958AC">
        <w:rPr>
          <w:rFonts w:eastAsiaTheme="minorEastAsia"/>
          <w:lang w:eastAsia="en-GB"/>
        </w:rPr>
        <w:t xml:space="preserve">assuming </w:t>
      </w:r>
      <w:r w:rsidR="003250DB">
        <w:rPr>
          <w:rFonts w:eastAsiaTheme="minorEastAsia"/>
          <w:lang w:eastAsia="en-GB"/>
        </w:rPr>
        <w:t xml:space="preserve">~15 % transmission </w:t>
      </w:r>
      <w:r w:rsidR="00B958AC">
        <w:rPr>
          <w:rFonts w:eastAsiaTheme="minorEastAsia"/>
          <w:lang w:eastAsia="en-GB"/>
        </w:rPr>
        <w:t>through</w:t>
      </w:r>
      <w:r w:rsidR="003250DB">
        <w:rPr>
          <w:rFonts w:eastAsiaTheme="minorEastAsia"/>
          <w:lang w:eastAsia="en-GB"/>
        </w:rPr>
        <w:t xml:space="preserve"> the </w:t>
      </w:r>
      <w:r w:rsidR="001A2196">
        <w:rPr>
          <w:rFonts w:eastAsiaTheme="minorEastAsia"/>
          <w:lang w:eastAsia="en-GB"/>
        </w:rPr>
        <w:t>M</w:t>
      </w:r>
      <w:r w:rsidR="003250DB">
        <w:rPr>
          <w:rFonts w:eastAsiaTheme="minorEastAsia"/>
          <w:lang w:eastAsia="en-GB"/>
        </w:rPr>
        <w:t xml:space="preserve">ylar window for </w:t>
      </w:r>
      <w:r w:rsidR="00B958AC">
        <w:rPr>
          <w:rFonts w:eastAsiaTheme="minorEastAsia"/>
          <w:lang w:eastAsia="en-GB"/>
        </w:rPr>
        <w:t>a</w:t>
      </w:r>
      <w:r w:rsidR="003250DB">
        <w:rPr>
          <w:rFonts w:eastAsiaTheme="minorEastAsia"/>
          <w:lang w:eastAsia="en-GB"/>
        </w:rPr>
        <w:t xml:space="preserve"> </w:t>
      </w:r>
      <w:r w:rsidR="00B958AC">
        <w:rPr>
          <w:rFonts w:eastAsiaTheme="minorEastAsia"/>
          <w:lang w:eastAsia="en-GB"/>
        </w:rPr>
        <w:t>mean</w:t>
      </w:r>
      <w:r w:rsidR="003250DB">
        <w:rPr>
          <w:rFonts w:eastAsiaTheme="minorEastAsia"/>
          <w:lang w:eastAsia="en-GB"/>
        </w:rPr>
        <w:t xml:space="preserve"> </w:t>
      </w:r>
      <w:r w:rsidR="00B958AC">
        <w:rPr>
          <w:rFonts w:eastAsiaTheme="minorEastAsia"/>
          <w:lang w:eastAsia="en-GB"/>
        </w:rPr>
        <w:t>inciden</w:t>
      </w:r>
      <w:r w:rsidR="00F82369">
        <w:rPr>
          <w:rFonts w:eastAsiaTheme="minorEastAsia"/>
          <w:lang w:eastAsia="en-GB"/>
        </w:rPr>
        <w:t>ce</w:t>
      </w:r>
      <w:r w:rsidR="003250DB">
        <w:rPr>
          <w:rFonts w:eastAsiaTheme="minorEastAsia"/>
          <w:lang w:eastAsia="en-GB"/>
        </w:rPr>
        <w:t xml:space="preserve"> angle of </w:t>
      </w:r>
      <w:r w:rsidR="0008630F">
        <w:rPr>
          <w:rFonts w:eastAsiaTheme="minorEastAsia"/>
          <w:lang w:eastAsia="en-GB"/>
        </w:rPr>
        <w:t xml:space="preserve">45.5° </w:t>
      </w:r>
      <w:r w:rsidR="00CF086C">
        <w:rPr>
          <w:rFonts w:eastAsiaTheme="minorEastAsia"/>
          <w:lang w:eastAsia="en-GB"/>
        </w:rPr>
        <w:t>at</w:t>
      </w:r>
      <w:r w:rsidR="0008630F">
        <w:rPr>
          <w:rFonts w:eastAsiaTheme="minorEastAsia"/>
          <w:lang w:eastAsia="en-GB"/>
        </w:rPr>
        <w:t xml:space="preserve"> the optim</w:t>
      </w:r>
      <w:r w:rsidR="00CF086C">
        <w:rPr>
          <w:rFonts w:eastAsiaTheme="minorEastAsia"/>
          <w:lang w:eastAsia="en-GB"/>
        </w:rPr>
        <w:t>um</w:t>
      </w:r>
      <w:r w:rsidR="0008630F">
        <w:rPr>
          <w:rFonts w:eastAsiaTheme="minorEastAsia"/>
          <w:lang w:eastAsia="en-GB"/>
        </w:rPr>
        <w:t xml:space="preserve"> distance to </w:t>
      </w:r>
      <w:r w:rsidR="00CF086C">
        <w:rPr>
          <w:rFonts w:eastAsiaTheme="minorEastAsia"/>
          <w:lang w:eastAsia="en-GB"/>
        </w:rPr>
        <w:t xml:space="preserve">the </w:t>
      </w:r>
      <w:r w:rsidR="0008630F">
        <w:rPr>
          <w:rFonts w:eastAsiaTheme="minorEastAsia"/>
          <w:lang w:eastAsia="en-GB"/>
        </w:rPr>
        <w:t>sample</w:t>
      </w:r>
      <w:r w:rsidRPr="0010124E">
        <w:rPr>
          <w:rFonts w:eastAsiaTheme="minorEastAsia"/>
          <w:lang w:eastAsia="en-GB"/>
        </w:rPr>
        <w:t xml:space="preserve">. Electrons up to </w:t>
      </w:r>
      <w:r w:rsidR="00F82369" w:rsidRPr="0010124E">
        <w:rPr>
          <w:rFonts w:eastAsiaTheme="minorEastAsia"/>
          <w:lang w:eastAsia="en-GB"/>
        </w:rPr>
        <w:t>a</w:t>
      </w:r>
      <w:r w:rsidR="00F82369">
        <w:rPr>
          <w:rFonts w:eastAsiaTheme="minorEastAsia"/>
          <w:lang w:eastAsia="en-GB"/>
        </w:rPr>
        <w:t>pproximately</w:t>
      </w:r>
      <w:r w:rsidRPr="0010124E">
        <w:rPr>
          <w:rFonts w:eastAsiaTheme="minorEastAsia"/>
          <w:lang w:eastAsia="en-GB"/>
        </w:rPr>
        <w:t xml:space="preserve"> </w:t>
      </w:r>
      <w:r w:rsidR="00A323C1">
        <w:rPr>
          <w:rFonts w:eastAsiaTheme="minorEastAsia"/>
          <w:lang w:eastAsia="en-GB"/>
        </w:rPr>
        <w:t>3</w:t>
      </w:r>
      <w:r>
        <w:rPr>
          <w:rFonts w:eastAsiaTheme="minorEastAsia"/>
          <w:lang w:eastAsia="en-GB"/>
        </w:rPr>
        <w:t xml:space="preserve"> keV</w:t>
      </w:r>
      <w:r w:rsidRPr="0010124E">
        <w:rPr>
          <w:rFonts w:eastAsiaTheme="minorEastAsia"/>
          <w:lang w:eastAsia="en-GB"/>
        </w:rPr>
        <w:t xml:space="preserve"> are trapped, which limits the effective energy range to the high energy side</w:t>
      </w:r>
      <w:r w:rsidR="00954A64">
        <w:rPr>
          <w:rFonts w:eastAsiaTheme="minorEastAsia"/>
          <w:lang w:eastAsia="en-GB"/>
        </w:rPr>
        <w:t xml:space="preserve"> </w:t>
      </w:r>
      <w:ins w:id="1" w:author="Aurélie Dehlinger" w:date="2018-06-21T13:30:00Z">
        <w:r w:rsidR="00954A64">
          <w:rPr>
            <w:rFonts w:eastAsiaTheme="minorEastAsia"/>
            <w:lang w:eastAsia="en-GB"/>
          </w:rPr>
          <w:t>(???)</w:t>
        </w:r>
      </w:ins>
      <w:r w:rsidR="00F82369">
        <w:rPr>
          <w:rFonts w:eastAsiaTheme="minorEastAsia"/>
          <w:lang w:eastAsia="en-GB"/>
        </w:rPr>
        <w:t>.</w:t>
      </w:r>
    </w:p>
    <w:p w14:paraId="0EB94EDA" w14:textId="742EC021" w:rsidR="00B6124D" w:rsidRDefault="00B6124D" w:rsidP="0010124E">
      <w:pPr>
        <w:pStyle w:val="IUCrbodytext"/>
      </w:pPr>
      <w:r>
        <w:rPr>
          <w:rFonts w:eastAsiaTheme="minorEastAsia"/>
          <w:lang w:eastAsia="en-GB"/>
        </w:rPr>
        <w:t xml:space="preserve">In </w:t>
      </w:r>
      <w:r w:rsidR="00E62DF2">
        <w:rPr>
          <w:rFonts w:eastAsiaTheme="minorEastAsia"/>
          <w:lang w:eastAsia="en-GB"/>
        </w:rPr>
        <w:t xml:space="preserve">contrast </w:t>
      </w:r>
      <w:r>
        <w:rPr>
          <w:rFonts w:eastAsiaTheme="minorEastAsia"/>
          <w:lang w:eastAsia="en-GB"/>
        </w:rPr>
        <w:t>to the CCD</w:t>
      </w:r>
      <w:r w:rsidR="00F46C63">
        <w:rPr>
          <w:rFonts w:eastAsiaTheme="minorEastAsia"/>
          <w:lang w:eastAsia="en-GB"/>
        </w:rPr>
        <w:t>,</w:t>
      </w:r>
      <w:r>
        <w:rPr>
          <w:rFonts w:eastAsiaTheme="minorEastAsia"/>
          <w:lang w:eastAsia="en-GB"/>
        </w:rPr>
        <w:t xml:space="preserve"> the readout time</w:t>
      </w:r>
      <w:r w:rsidR="00600C34">
        <w:rPr>
          <w:rFonts w:eastAsiaTheme="minorEastAsia"/>
          <w:lang w:eastAsia="en-GB"/>
        </w:rPr>
        <w:t xml:space="preserve"> of the 4-channel SDD </w:t>
      </w:r>
      <w:r>
        <w:rPr>
          <w:rFonts w:eastAsiaTheme="minorEastAsia"/>
          <w:lang w:eastAsia="en-GB"/>
        </w:rPr>
        <w:t>is not the limiting factor</w:t>
      </w:r>
      <w:r w:rsidR="00E24472">
        <w:rPr>
          <w:rFonts w:eastAsiaTheme="minorEastAsia"/>
          <w:lang w:eastAsia="en-GB"/>
        </w:rPr>
        <w:t>. In theory re</w:t>
      </w:r>
      <w:r>
        <w:rPr>
          <w:rFonts w:eastAsiaTheme="minorEastAsia"/>
          <w:lang w:eastAsia="en-GB"/>
        </w:rPr>
        <w:t xml:space="preserve">adout times can be set close to the response time </w:t>
      </w:r>
      <w:r>
        <w:t>(≈ 1-2 µs</w:t>
      </w:r>
      <w:proofErr w:type="gramStart"/>
      <w:r>
        <w:t>)</w:t>
      </w:r>
      <w:r w:rsidR="00E24472">
        <w:t>,</w:t>
      </w:r>
      <w:r>
        <w:t xml:space="preserve"> </w:t>
      </w:r>
      <w:r w:rsidR="00600C34">
        <w:t>but</w:t>
      </w:r>
      <w:proofErr w:type="gramEnd"/>
      <w:r>
        <w:t xml:space="preserve"> </w:t>
      </w:r>
      <w:r w:rsidR="00E24472">
        <w:t>would be</w:t>
      </w:r>
      <w:r>
        <w:t xml:space="preserve"> too short to gather </w:t>
      </w:r>
      <w:r w:rsidR="00A211CC">
        <w:t xml:space="preserve">meaningful </w:t>
      </w:r>
      <w:r>
        <w:t xml:space="preserve">XRF spectra. </w:t>
      </w:r>
      <w:r w:rsidR="00802887">
        <w:t>Estimation</w:t>
      </w:r>
      <w:r>
        <w:t xml:space="preserve"> </w:t>
      </w:r>
      <w:r w:rsidR="00802887">
        <w:t xml:space="preserve">of </w:t>
      </w:r>
      <w:r>
        <w:t xml:space="preserve">reasonable minimal acquisition times can be </w:t>
      </w:r>
      <w:r w:rsidR="00802887">
        <w:t xml:space="preserve">carried out </w:t>
      </w:r>
      <w:r>
        <w:t xml:space="preserve">based on the maximum throughput of the 4-channel SDD. </w:t>
      </w:r>
      <w:r w:rsidR="00802887">
        <w:t>Assuming</w:t>
      </w:r>
      <w:r>
        <w:t xml:space="preserve"> fluorescence intensit</w:t>
      </w:r>
      <w:r w:rsidR="00600C34">
        <w:t>ies</w:t>
      </w:r>
      <w:r>
        <w:t xml:space="preserve"> close to the maximum throughput </w:t>
      </w:r>
      <w:r w:rsidR="00255A14">
        <w:t>(</w:t>
      </w:r>
      <w:r w:rsidR="00802887">
        <w:t>≈ 2</w:t>
      </w:r>
      <w:r w:rsidR="00802887" w:rsidRPr="00B6124D">
        <w:t>x</w:t>
      </w:r>
      <w:r w:rsidR="00802887">
        <w:t>10</w:t>
      </w:r>
      <w:r w:rsidR="00802887" w:rsidRPr="00B6124D">
        <w:rPr>
          <w:vertAlign w:val="superscript"/>
        </w:rPr>
        <w:t>6</w:t>
      </w:r>
      <w:r w:rsidR="00802887">
        <w:t xml:space="preserve"> photons/s</w:t>
      </w:r>
      <w:r w:rsidR="00255A14">
        <w:t xml:space="preserve"> according to the manufacturer)</w:t>
      </w:r>
      <w:r w:rsidR="001D7052">
        <w:t xml:space="preserve"> </w:t>
      </w:r>
      <w:r>
        <w:t xml:space="preserve">and </w:t>
      </w:r>
      <w:r w:rsidR="001D7052">
        <w:t xml:space="preserve">at least </w:t>
      </w:r>
      <w:r>
        <w:t xml:space="preserve">500 – 1000 </w:t>
      </w:r>
      <w:r>
        <w:lastRenderedPageBreak/>
        <w:t>events in the XRF spectrum</w:t>
      </w:r>
      <w:r w:rsidR="00255A14">
        <w:t>, the minimum acquisition time would amount to</w:t>
      </w:r>
      <w:r w:rsidR="001D7052">
        <w:t xml:space="preserve"> </w:t>
      </w:r>
      <w:r>
        <w:t xml:space="preserve">0.5 </w:t>
      </w:r>
      <w:proofErr w:type="spellStart"/>
      <w:r>
        <w:t>ms</w:t>
      </w:r>
      <w:proofErr w:type="spellEnd"/>
      <w:r>
        <w:t xml:space="preserve">. This is in the same range </w:t>
      </w:r>
      <w:r w:rsidR="00B20AC2">
        <w:t>than</w:t>
      </w:r>
      <w:r>
        <w:t xml:space="preserve"> the minimum acquisition time of the transmission detection system </w:t>
      </w:r>
      <w:r w:rsidR="00C67001">
        <w:t xml:space="preserve">consisting of </w:t>
      </w:r>
      <w:r>
        <w:t xml:space="preserve">CCD (2 </w:t>
      </w:r>
      <w:proofErr w:type="spellStart"/>
      <w:r>
        <w:t>ms</w:t>
      </w:r>
      <w:proofErr w:type="spellEnd"/>
      <w:r>
        <w:t xml:space="preserve"> without </w:t>
      </w:r>
      <w:r w:rsidR="00F46C63">
        <w:t>binning</w:t>
      </w:r>
      <w:r>
        <w:t xml:space="preserve">) and phosphor screen (1 </w:t>
      </w:r>
      <w:proofErr w:type="spellStart"/>
      <w:r>
        <w:t>ms</w:t>
      </w:r>
      <w:proofErr w:type="spellEnd"/>
      <w:r>
        <w:t xml:space="preserve">). </w:t>
      </w:r>
      <w:r w:rsidR="00EE7D8B">
        <w:t xml:space="preserve">However, since the quantitative evaluation of elemental maps strongly depends on good counting statistics, </w:t>
      </w:r>
      <w:r w:rsidR="001D7052">
        <w:t>higher</w:t>
      </w:r>
      <w:r>
        <w:t xml:space="preserve"> acquisition times are </w:t>
      </w:r>
      <w:r w:rsidR="00912660">
        <w:t>recommended</w:t>
      </w:r>
      <w:r>
        <w:t>.</w:t>
      </w:r>
    </w:p>
    <w:p w14:paraId="7612C8F9" w14:textId="44D884E0" w:rsidR="00BB388F" w:rsidRDefault="00BB388F" w:rsidP="0010124E">
      <w:pPr>
        <w:pStyle w:val="IUCrbodytext"/>
      </w:pPr>
      <w:proofErr w:type="gramStart"/>
      <w:r>
        <w:t>In order to</w:t>
      </w:r>
      <w:proofErr w:type="gramEnd"/>
      <w:r>
        <w:t xml:space="preserve"> </w:t>
      </w:r>
      <w:r w:rsidRPr="00BB388F">
        <w:t>facilitate</w:t>
      </w:r>
      <w:r>
        <w:t xml:space="preserve"> short measurement times, the 4-channel SDD is operated in live-stream mode, where each event of the multi-channel analyser (MCA) is transferred to the PC according to the sequence of the incoming photons. During</w:t>
      </w:r>
      <w:r w:rsidR="00912660">
        <w:t xml:space="preserve"> the</w:t>
      </w:r>
      <w:r>
        <w:t xml:space="preserve"> measurement</w:t>
      </w:r>
      <w:r w:rsidR="00912660">
        <w:t>,</w:t>
      </w:r>
      <w:r>
        <w:t xml:space="preserve"> this live-stream is transferred to </w:t>
      </w:r>
      <w:r w:rsidR="00912660">
        <w:t xml:space="preserve">the </w:t>
      </w:r>
      <w:r>
        <w:t>spectra</w:t>
      </w:r>
      <w:r w:rsidR="00912660">
        <w:t>, so that</w:t>
      </w:r>
      <w:r w:rsidR="00B20AC2">
        <w:t xml:space="preserve"> </w:t>
      </w:r>
      <w:r w:rsidR="00912660">
        <w:t xml:space="preserve">pre-selected </w:t>
      </w:r>
      <w:r w:rsidR="00F6612D">
        <w:t>regions of interest</w:t>
      </w:r>
      <w:r>
        <w:t xml:space="preserve"> </w:t>
      </w:r>
      <w:r w:rsidR="00F6612D">
        <w:t>(</w:t>
      </w:r>
      <w:r>
        <w:t>ROI</w:t>
      </w:r>
      <w:r w:rsidR="00F6612D">
        <w:t>)</w:t>
      </w:r>
      <w:r>
        <w:t xml:space="preserve"> </w:t>
      </w:r>
      <w:r w:rsidR="00912660">
        <w:t>within these spectra</w:t>
      </w:r>
      <w:r>
        <w:t xml:space="preserve"> </w:t>
      </w:r>
      <w:r w:rsidR="00912660">
        <w:t>can be summed up</w:t>
      </w:r>
      <w:r>
        <w:t xml:space="preserve">. </w:t>
      </w:r>
      <w:r w:rsidR="00912660">
        <w:t>T</w:t>
      </w:r>
      <w:r>
        <w:t>he ROIs</w:t>
      </w:r>
      <w:r w:rsidR="008B4958">
        <w:t>, i.e. the elements of interest,</w:t>
      </w:r>
      <w:r>
        <w:t xml:space="preserve"> are plotted </w:t>
      </w:r>
      <w:r w:rsidR="00B20AC2">
        <w:t>once</w:t>
      </w:r>
      <w:r>
        <w:t xml:space="preserve"> </w:t>
      </w:r>
      <w:r w:rsidR="00AF6445">
        <w:t>a</w:t>
      </w:r>
      <w:r>
        <w:t xml:space="preserve"> scanned line is </w:t>
      </w:r>
      <w:r w:rsidR="00912660">
        <w:t>completed</w:t>
      </w:r>
      <w:r w:rsidR="00B20AC2">
        <w:t>. We obtain</w:t>
      </w:r>
      <w:r w:rsidR="008B4958">
        <w:t xml:space="preserve"> one map for each element, showing its </w:t>
      </w:r>
      <w:r w:rsidR="005C35F4">
        <w:t>occurrence</w:t>
      </w:r>
      <w:r w:rsidR="008B4958">
        <w:t xml:space="preserve"> and distribution within the sample.</w:t>
      </w:r>
    </w:p>
    <w:p w14:paraId="49B4F91C" w14:textId="75955A2A" w:rsidR="00BB388F" w:rsidRPr="0010124E" w:rsidRDefault="00BB388F" w:rsidP="0010124E">
      <w:pPr>
        <w:pStyle w:val="IUCrbodytext"/>
      </w:pPr>
      <w:r>
        <w:rPr>
          <w:rFonts w:eastAsiaTheme="minorEastAsia"/>
          <w:lang w:eastAsia="en-GB"/>
        </w:rPr>
        <w:t xml:space="preserve">A more </w:t>
      </w:r>
      <w:r w:rsidR="001D7052">
        <w:rPr>
          <w:rFonts w:eastAsiaTheme="minorEastAsia"/>
          <w:lang w:eastAsia="en-GB"/>
        </w:rPr>
        <w:t xml:space="preserve">precise </w:t>
      </w:r>
      <w:r>
        <w:rPr>
          <w:rFonts w:eastAsiaTheme="minorEastAsia"/>
          <w:lang w:eastAsia="en-GB"/>
        </w:rPr>
        <w:t xml:space="preserve">spectrum evaluation requires a deconvolution of the characteristic lines, background stripping, </w:t>
      </w:r>
      <w:r w:rsidR="002F0859">
        <w:rPr>
          <w:rFonts w:eastAsiaTheme="minorEastAsia"/>
          <w:lang w:eastAsia="en-GB"/>
        </w:rPr>
        <w:t xml:space="preserve">and </w:t>
      </w:r>
      <w:r>
        <w:rPr>
          <w:rFonts w:eastAsiaTheme="minorEastAsia"/>
          <w:lang w:eastAsia="en-GB"/>
        </w:rPr>
        <w:t>the consideration of detector effects (escape peaks, pile-up, sensitivity etc.)</w:t>
      </w:r>
      <w:r w:rsidR="003505F4">
        <w:rPr>
          <w:rFonts w:eastAsiaTheme="minorEastAsia"/>
          <w:lang w:eastAsia="en-GB"/>
        </w:rPr>
        <w:t xml:space="preserve"> </w:t>
      </w:r>
      <w:r w:rsidR="00EE127E">
        <w:rPr>
          <w:rFonts w:eastAsiaTheme="minorEastAsia"/>
          <w:lang w:eastAsia="en-GB"/>
        </w:rPr>
        <w:t>and</w:t>
      </w:r>
      <w:r w:rsidR="002F0859">
        <w:rPr>
          <w:rFonts w:eastAsiaTheme="minorEastAsia"/>
          <w:lang w:eastAsia="en-GB"/>
        </w:rPr>
        <w:t xml:space="preserve"> </w:t>
      </w:r>
      <w:proofErr w:type="gramStart"/>
      <w:r w:rsidR="002F0859">
        <w:rPr>
          <w:rFonts w:eastAsiaTheme="minorEastAsia"/>
          <w:lang w:eastAsia="en-GB"/>
        </w:rPr>
        <w:t>has to</w:t>
      </w:r>
      <w:proofErr w:type="gramEnd"/>
      <w:r w:rsidR="002F0859">
        <w:rPr>
          <w:rFonts w:eastAsiaTheme="minorEastAsia"/>
          <w:lang w:eastAsia="en-GB"/>
        </w:rPr>
        <w:t xml:space="preserve"> be carried out after</w:t>
      </w:r>
      <w:r w:rsidR="00EE127E">
        <w:rPr>
          <w:rFonts w:eastAsiaTheme="minorEastAsia"/>
          <w:lang w:eastAsia="en-GB"/>
        </w:rPr>
        <w:t xml:space="preserve"> the</w:t>
      </w:r>
      <w:r w:rsidR="002F0859">
        <w:rPr>
          <w:rFonts w:eastAsiaTheme="minorEastAsia"/>
          <w:lang w:eastAsia="en-GB"/>
        </w:rPr>
        <w:t xml:space="preserve"> </w:t>
      </w:r>
      <w:r w:rsidR="00EE127E">
        <w:rPr>
          <w:rFonts w:eastAsiaTheme="minorEastAsia"/>
          <w:lang w:eastAsia="en-GB"/>
        </w:rPr>
        <w:t>experiments.</w:t>
      </w:r>
      <w:r w:rsidR="002F0859">
        <w:rPr>
          <w:rFonts w:eastAsiaTheme="minorEastAsia"/>
          <w:lang w:eastAsia="en-GB"/>
        </w:rPr>
        <w:t xml:space="preserve"> </w:t>
      </w:r>
      <w:r w:rsidR="00146A5D">
        <w:rPr>
          <w:rFonts w:eastAsiaTheme="minorEastAsia"/>
          <w:lang w:eastAsia="en-GB"/>
        </w:rPr>
        <w:t>Well known experimental conditions combined with a</w:t>
      </w:r>
      <w:r>
        <w:rPr>
          <w:rFonts w:eastAsiaTheme="minorEastAsia"/>
          <w:lang w:eastAsia="en-GB"/>
        </w:rPr>
        <w:t xml:space="preserve"> careful fit of the spectra </w:t>
      </w:r>
      <w:r w:rsidR="00146A5D">
        <w:rPr>
          <w:rFonts w:eastAsiaTheme="minorEastAsia"/>
          <w:lang w:eastAsia="en-GB"/>
        </w:rPr>
        <w:t xml:space="preserve">with a </w:t>
      </w:r>
      <w:r>
        <w:rPr>
          <w:rFonts w:eastAsiaTheme="minorEastAsia"/>
          <w:lang w:eastAsia="en-GB"/>
        </w:rPr>
        <w:t>backwards calculation</w:t>
      </w:r>
      <w:r w:rsidR="00146A5D">
        <w:rPr>
          <w:rFonts w:eastAsiaTheme="minorEastAsia"/>
          <w:lang w:eastAsia="en-GB"/>
        </w:rPr>
        <w:t xml:space="preserve"> approach</w:t>
      </w:r>
      <w:r>
        <w:rPr>
          <w:rFonts w:eastAsiaTheme="minorEastAsia"/>
          <w:lang w:eastAsia="en-GB"/>
        </w:rPr>
        <w:t xml:space="preserve"> </w:t>
      </w:r>
      <w:r w:rsidR="00146A5D">
        <w:rPr>
          <w:rFonts w:eastAsiaTheme="minorEastAsia"/>
          <w:lang w:eastAsia="en-GB"/>
        </w:rPr>
        <w:t xml:space="preserve">based on a reference sample and </w:t>
      </w:r>
      <w:r>
        <w:rPr>
          <w:rFonts w:eastAsiaTheme="minorEastAsia"/>
          <w:lang w:eastAsia="en-GB"/>
        </w:rPr>
        <w:t xml:space="preserve">using the fundamental parameter (FP) </w:t>
      </w:r>
      <w:r w:rsidR="002F0859">
        <w:rPr>
          <w:rFonts w:eastAsiaTheme="minorEastAsia"/>
          <w:lang w:eastAsia="en-GB"/>
        </w:rPr>
        <w:t xml:space="preserve">will </w:t>
      </w:r>
      <w:r>
        <w:rPr>
          <w:rFonts w:eastAsiaTheme="minorEastAsia"/>
          <w:lang w:eastAsia="en-GB"/>
        </w:rPr>
        <w:t xml:space="preserve">in principle </w:t>
      </w:r>
      <w:r w:rsidR="002F0859">
        <w:rPr>
          <w:rFonts w:eastAsiaTheme="minorEastAsia"/>
          <w:lang w:eastAsia="en-GB"/>
        </w:rPr>
        <w:t xml:space="preserve">enable </w:t>
      </w:r>
      <w:r>
        <w:rPr>
          <w:rFonts w:eastAsiaTheme="minorEastAsia"/>
          <w:lang w:eastAsia="en-GB"/>
        </w:rPr>
        <w:t xml:space="preserve">quantitative imaging. </w:t>
      </w:r>
      <w:r w:rsidR="001C6401">
        <w:rPr>
          <w:rFonts w:eastAsiaTheme="minorEastAsia"/>
          <w:lang w:eastAsia="en-GB"/>
        </w:rPr>
        <w:t>However,</w:t>
      </w:r>
      <w:r>
        <w:rPr>
          <w:rFonts w:eastAsiaTheme="minorEastAsia"/>
          <w:lang w:eastAsia="en-GB"/>
        </w:rPr>
        <w:t xml:space="preserve"> absorption effects of the fluorescence radiation for large solid angles of detection in inhomogeneous samples </w:t>
      </w:r>
      <w:r w:rsidR="007400A6">
        <w:rPr>
          <w:rFonts w:eastAsiaTheme="minorEastAsia"/>
          <w:lang w:eastAsia="en-GB"/>
        </w:rPr>
        <w:t>need</w:t>
      </w:r>
      <w:r>
        <w:rPr>
          <w:rFonts w:eastAsiaTheme="minorEastAsia"/>
          <w:lang w:eastAsia="en-GB"/>
        </w:rPr>
        <w:t xml:space="preserve"> be </w:t>
      </w:r>
      <w:proofErr w:type="gramStart"/>
      <w:r w:rsidR="002F0859">
        <w:rPr>
          <w:rFonts w:eastAsiaTheme="minorEastAsia"/>
          <w:lang w:eastAsia="en-GB"/>
        </w:rPr>
        <w:t>taken into account</w:t>
      </w:r>
      <w:proofErr w:type="gramEnd"/>
      <w:r w:rsidR="002F0859">
        <w:rPr>
          <w:rFonts w:eastAsiaTheme="minorEastAsia"/>
          <w:lang w:eastAsia="en-GB"/>
        </w:rPr>
        <w:t xml:space="preserve"> </w:t>
      </w:r>
      <w:r w:rsidR="001C6401">
        <w:rPr>
          <w:rFonts w:eastAsiaTheme="minorEastAsia"/>
          <w:lang w:eastAsia="en-GB"/>
        </w:rPr>
        <w:t xml:space="preserve">and </w:t>
      </w:r>
      <w:r w:rsidR="003B0AE7">
        <w:rPr>
          <w:rFonts w:eastAsiaTheme="minorEastAsia"/>
          <w:lang w:eastAsia="en-GB"/>
        </w:rPr>
        <w:t>present a challenge for</w:t>
      </w:r>
      <w:r w:rsidR="002F0859">
        <w:rPr>
          <w:rFonts w:eastAsiaTheme="minorEastAsia"/>
          <w:lang w:eastAsia="en-GB"/>
        </w:rPr>
        <w:t xml:space="preserve"> real quantification.</w:t>
      </w:r>
    </w:p>
    <w:p w14:paraId="3EC57C5E" w14:textId="6D8CF485" w:rsidR="000437E1" w:rsidRDefault="00A62ED5" w:rsidP="000437E1">
      <w:pPr>
        <w:pStyle w:val="IUCrheading3"/>
      </w:pPr>
      <w:r>
        <w:t>Large</w:t>
      </w:r>
      <w:r w:rsidR="000437E1">
        <w:t xml:space="preserve"> solid angle of detection</w:t>
      </w:r>
      <w:r w:rsidR="00DD3714">
        <w:t xml:space="preserve"> – optim</w:t>
      </w:r>
      <w:r w:rsidR="00351E4D">
        <w:t>um</w:t>
      </w:r>
      <w:r w:rsidR="00DD3714">
        <w:t xml:space="preserve"> detector position</w:t>
      </w:r>
    </w:p>
    <w:p w14:paraId="3940E9C8" w14:textId="77DD39EF" w:rsidR="000437E1" w:rsidRDefault="000437E1" w:rsidP="000437E1">
      <w:pPr>
        <w:pStyle w:val="IUCrbodytext"/>
      </w:pPr>
      <w:r>
        <w:t>Due to its ring</w:t>
      </w:r>
      <w:r w:rsidR="009B158C">
        <w:t>-</w:t>
      </w:r>
      <w:r>
        <w:t xml:space="preserve">like shape (see </w:t>
      </w:r>
      <w:r w:rsidR="004F1812">
        <w:fldChar w:fldCharType="begin"/>
      </w:r>
      <w:r w:rsidR="004F1812">
        <w:instrText xml:space="preserve"> REF _Ref514069105 \r \h </w:instrText>
      </w:r>
      <w:r w:rsidR="004F1812">
        <w:fldChar w:fldCharType="separate"/>
      </w:r>
      <w:r w:rsidR="002127CD">
        <w:t>Figure 2</w:t>
      </w:r>
      <w:r w:rsidR="004F1812">
        <w:fldChar w:fldCharType="end"/>
      </w:r>
      <w:r w:rsidR="00B6124D">
        <w:t>, right</w:t>
      </w:r>
      <w:r>
        <w:t xml:space="preserve">) the solid angle of detection </w:t>
      </w:r>
      <w:r w:rsidR="00AA4A71">
        <w:t>as a function of</w:t>
      </w:r>
      <w:r w:rsidR="00AF6445">
        <w:t xml:space="preserve"> the distance </w:t>
      </w:r>
      <m:oMath>
        <m:r>
          <w:rPr>
            <w:rFonts w:ascii="Cambria Math" w:hAnsi="Cambria Math"/>
          </w:rPr>
          <m:t>d</m:t>
        </m:r>
      </m:oMath>
      <w:r w:rsidR="00AF6445">
        <w:t xml:space="preserve"> to the sample </w:t>
      </w:r>
      <w:r>
        <w:t xml:space="preserve">can be </w:t>
      </w:r>
      <w:r w:rsidR="00AA4A71">
        <w:t>determined</w:t>
      </w:r>
      <w:r w:rsidR="00DC68A7">
        <w:t xml:space="preserve"> </w:t>
      </w:r>
      <w:r w:rsidR="00AA4A71">
        <w:t xml:space="preserve">by using </w:t>
      </w:r>
      <w:r>
        <w:t>the formula for circular detectors</w:t>
      </w:r>
      <w:r w:rsidR="00AA4A71">
        <w:t xml:space="preserve"> (</w:t>
      </w:r>
      <w:proofErr w:type="spellStart"/>
      <w:r w:rsidR="00AA4A71">
        <w:t>Zaluzec</w:t>
      </w:r>
      <w:proofErr w:type="spellEnd"/>
      <w:r w:rsidR="00AA4A71">
        <w:t>, 2014). Therefore, we subtract</w:t>
      </w:r>
      <w:r w:rsidR="00DC68A7">
        <w:t xml:space="preserve"> </w:t>
      </w:r>
      <w:r>
        <w:t xml:space="preserve">the solid angle </w:t>
      </w:r>
      <w:r w:rsidR="00AA4A71">
        <w:t>for</w:t>
      </w:r>
      <w:r>
        <w:t xml:space="preserve"> the </w:t>
      </w:r>
      <w:r w:rsidR="00AA4A71">
        <w:t>inner</w:t>
      </w:r>
      <w:r>
        <w:t xml:space="preserve"> radius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AA4A71">
        <w:t xml:space="preserve">from the solid angle for the outer radius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AA4A71">
        <w:t xml:space="preserve"> of the detector and obtain:</w:t>
      </w:r>
    </w:p>
    <w:p w14:paraId="0A556A03" w14:textId="77777777" w:rsidR="000437E1" w:rsidRPr="007D1A89" w:rsidRDefault="000437E1" w:rsidP="000437E1">
      <w:pPr>
        <w:pStyle w:val="IUCrbodytext"/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=2π(1-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-d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-d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9D0AC17" w14:textId="3A872B99" w:rsidR="00732AD1" w:rsidRDefault="00732AD1" w:rsidP="00732AD1">
      <w:pPr>
        <w:pStyle w:val="IUCrbodytext"/>
      </w:pPr>
      <w:r>
        <w:t xml:space="preserve">The factor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f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</m:oMath>
      <w:r>
        <w:t xml:space="preserve"> є [0; 1[ describes the reduction of the active area by obstacles in the beam path, e.g. stabilization grids on the detector surface.</w:t>
      </w:r>
    </w:p>
    <w:p w14:paraId="2566AE45" w14:textId="05E05D89" w:rsidR="007D1A89" w:rsidRDefault="007D1A89" w:rsidP="007D1A89">
      <w:pPr>
        <w:pStyle w:val="IUCrbodytext"/>
      </w:pPr>
      <w:r>
        <w:t>This function has a global maximum</w:t>
      </w:r>
      <w:r w:rsidR="00946DCD">
        <w:t xml:space="preserve"> of 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 w:rsidR="00BE7DD9">
        <w:t xml:space="preserve">= 1.1 </w:t>
      </w:r>
      <w:proofErr w:type="spellStart"/>
      <w:r w:rsidR="00BE7DD9">
        <w:t>sr</w:t>
      </w:r>
      <w:proofErr w:type="spellEnd"/>
      <w:r w:rsidR="00BE7DD9">
        <w:t xml:space="preserve"> </w:t>
      </w:r>
      <w:r>
        <w:t xml:space="preserve">at </w:t>
      </w:r>
      <w:r w:rsidR="00BF4A3A">
        <w:t>the</w:t>
      </w:r>
      <w:r>
        <w:t xml:space="preserve"> distance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</w:rPr>
              <m:t>opt</m:t>
            </m:r>
          </m:sub>
        </m:sSub>
      </m:oMath>
      <w:r w:rsidR="00DC68A7">
        <w:t xml:space="preserve">= 1.42 mm, </w:t>
      </w:r>
      <w:r w:rsidR="00BF4A3A">
        <w:t>where</w:t>
      </w:r>
      <w:r w:rsidR="0099006E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</w:rPr>
              <m:t>opt</m:t>
            </m:r>
          </m:sub>
        </m:sSub>
      </m:oMath>
      <w:r w:rsidR="00B6415E">
        <w:rPr>
          <w:vertAlign w:val="subscript"/>
        </w:rPr>
        <w:t xml:space="preserve"> </w:t>
      </w:r>
      <w:r w:rsidR="00BF4A3A">
        <w:t>i</w:t>
      </w:r>
      <w:r w:rsidR="00AA13D6" w:rsidRPr="009776D2">
        <w:t xml:space="preserve">s the distance </w:t>
      </w:r>
      <w:r w:rsidRPr="009776D2">
        <w:t xml:space="preserve">of the </w:t>
      </w:r>
      <w:r w:rsidR="00AA13D6" w:rsidRPr="009776D2">
        <w:t>mounting</w:t>
      </w:r>
      <w:r w:rsidRPr="009776D2">
        <w:t xml:space="preserve"> of the 4-channel SDD</w:t>
      </w:r>
      <w:r w:rsidR="00AA13D6" w:rsidRPr="009776D2">
        <w:t xml:space="preserve"> (not the active crystal</w:t>
      </w:r>
      <w:r w:rsidR="00884BF7">
        <w:t>s</w:t>
      </w:r>
      <w:r w:rsidR="00AA13D6" w:rsidRPr="009776D2">
        <w:t>)</w:t>
      </w:r>
      <w:r w:rsidRPr="009776D2">
        <w:t xml:space="preserve"> to the sample surface</w:t>
      </w:r>
      <w:r w:rsidR="00AA13D6" w:rsidRPr="009776D2">
        <w:t xml:space="preserve">. </w:t>
      </w:r>
      <w:r w:rsidR="00BF4A3A">
        <w:t xml:space="preserve">Due to the very tight geometry of the setup, </w:t>
      </w:r>
      <w:r w:rsidR="00AA13D6" w:rsidRPr="009776D2">
        <w:t xml:space="preserve">the distance to the active crystals of the 4-channel SDD </w:t>
      </w:r>
      <w:r w:rsidR="00BF4A3A">
        <w:t>cannot be estimate</w:t>
      </w:r>
      <w:r w:rsidR="00884BF7">
        <w:t>d</w:t>
      </w:r>
      <w:r w:rsidR="00BF4A3A">
        <w:t xml:space="preserve"> during the alignment procedure</w:t>
      </w:r>
      <w:r w:rsidR="00AA13D6" w:rsidRPr="009776D2">
        <w:t>.</w:t>
      </w:r>
      <w:r w:rsidRPr="009776D2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</w:rPr>
              <m:t>opt</m:t>
            </m:r>
          </m:sub>
        </m:sSub>
      </m:oMath>
      <w:r w:rsidR="00AA13D6" w:rsidRPr="009776D2">
        <w:t xml:space="preserve"> </w:t>
      </w:r>
      <w:r w:rsidR="00BF4A3A">
        <w:t xml:space="preserve">slightly </w:t>
      </w:r>
      <w:r w:rsidRPr="009776D2">
        <w:t>varies in an interval of</w:t>
      </w:r>
      <w:r w:rsidR="004E7E62">
        <w:t xml:space="preserve"> </w:t>
      </w:r>
      <m:oMath>
        <m:r>
          <w:rPr>
            <w:rFonts w:ascii="Cambria Math" w:hAnsi="Cambria Math"/>
          </w:rPr>
          <m:t>±∆d</m:t>
        </m:r>
      </m:oMath>
      <w:r w:rsidRPr="009776D2">
        <w:t xml:space="preserve"> around </w:t>
      </w:r>
      <w:r w:rsidR="00453C56">
        <w:t>the calculated value, so that</w:t>
      </w:r>
      <w:r w:rsidR="004E7E62">
        <w:t xml:space="preserve"> </w:t>
      </w:r>
      <w:r w:rsidR="00453C56">
        <w:t>i</w:t>
      </w:r>
      <w:r w:rsidR="00946DCD" w:rsidRPr="009776D2">
        <w:t xml:space="preserve">n the range </w:t>
      </w:r>
      <w:r w:rsidR="00453C56">
        <w:t>between</w:t>
      </w:r>
      <w:r w:rsidR="00946DCD" w:rsidRPr="009776D2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</w:rPr>
              <m:t>min</m:t>
            </m:r>
          </m:sub>
        </m:sSub>
      </m:oMath>
      <w:r w:rsidR="004E7E62">
        <w:t>= 0.81 mm a</w:t>
      </w:r>
      <w:r w:rsidR="00946DCD" w:rsidRPr="009776D2">
        <w:t xml:space="preserve">nd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</w:rPr>
              <m:t>min</m:t>
            </m:r>
          </m:sub>
        </m:sSub>
      </m:oMath>
      <w:r w:rsidR="00453C56" w:rsidRPr="009776D2">
        <w:t xml:space="preserve"> </w:t>
      </w:r>
      <w:r w:rsidR="004E7E62">
        <w:t>=</w:t>
      </w:r>
      <w:r w:rsidR="004E7E62">
        <w:t xml:space="preserve"> </w:t>
      </w:r>
      <w:r w:rsidR="004E7E62">
        <w:t>2</w:t>
      </w:r>
      <w:r w:rsidR="004E7E62">
        <w:t>.</w:t>
      </w:r>
      <w:r w:rsidR="004E7E62">
        <w:t>28</w:t>
      </w:r>
      <w:r w:rsidR="004E7E62">
        <w:t xml:space="preserve"> mm</w:t>
      </w:r>
      <w:r w:rsidR="00946DCD" w:rsidRPr="009776D2">
        <w:t xml:space="preserve"> the solid angle of </w:t>
      </w:r>
      <w:r w:rsidR="00946DCD" w:rsidRPr="009776D2">
        <w:lastRenderedPageBreak/>
        <w:t xml:space="preserve">detection still </w:t>
      </w:r>
      <w:r w:rsidR="00453C56">
        <w:t>exceeds</w:t>
      </w:r>
      <w:r w:rsidR="00946DCD" w:rsidRPr="009776D2">
        <w:t xml:space="preserve"> </w:t>
      </w:r>
      <w:r w:rsidR="00804377" w:rsidRPr="009776D2">
        <w:t>95 % (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 w:rsidR="00EB1996">
        <w:t xml:space="preserve"> =1.05 </w:t>
      </w:r>
      <w:proofErr w:type="spellStart"/>
      <w:r w:rsidR="00EB1996">
        <w:t>sr</w:t>
      </w:r>
      <w:proofErr w:type="spellEnd"/>
      <w:r w:rsidR="00804377" w:rsidRPr="009776D2">
        <w:t>)</w:t>
      </w:r>
      <w:r w:rsidR="00946DCD" w:rsidRPr="009776D2">
        <w:t xml:space="preserve">. </w:t>
      </w:r>
      <w:r>
        <w:t xml:space="preserve">It is therefore favourable to position the detector within this distance interval to the sample surface. </w:t>
      </w:r>
    </w:p>
    <w:p w14:paraId="6F386495" w14:textId="604DCDB5" w:rsidR="00946DCD" w:rsidRDefault="00D37074" w:rsidP="007D1A89">
      <w:pPr>
        <w:pStyle w:val="IUCrbodytext"/>
      </w:pPr>
      <w:r>
        <w:t>To</w:t>
      </w:r>
      <w:r w:rsidR="00732AD1">
        <w:t xml:space="preserve"> verify the assumptions </w:t>
      </w:r>
      <w:r w:rsidR="002D4F7A">
        <w:t>resulting from</w:t>
      </w:r>
      <w:r w:rsidR="00732AD1">
        <w:t xml:space="preserve"> the</w:t>
      </w:r>
      <w:r>
        <w:t>se</w:t>
      </w:r>
      <w:r w:rsidR="00732AD1">
        <w:t xml:space="preserve"> calculation</w:t>
      </w:r>
      <w:r>
        <w:t>s</w:t>
      </w:r>
      <w:r w:rsidR="00732AD1">
        <w:t xml:space="preserve">, a homogeneous sample </w:t>
      </w:r>
      <w:r w:rsidR="001A678D">
        <w:t>(</w:t>
      </w:r>
      <w:r w:rsidR="00804377">
        <w:fldChar w:fldCharType="begin"/>
      </w:r>
      <w:r w:rsidR="00804377">
        <w:instrText xml:space="preserve"> REF _Ref514932783 \r \h </w:instrText>
      </w:r>
      <w:r w:rsidR="00804377">
        <w:fldChar w:fldCharType="separate"/>
      </w:r>
      <w:r w:rsidR="00804377">
        <w:t>Table 1</w:t>
      </w:r>
      <w:r w:rsidR="00804377">
        <w:fldChar w:fldCharType="end"/>
      </w:r>
      <w:r w:rsidR="001A678D">
        <w:t xml:space="preserve">) </w:t>
      </w:r>
      <w:r w:rsidR="00732AD1">
        <w:t xml:space="preserve">was </w:t>
      </w:r>
      <w:r w:rsidR="002D4F7A">
        <w:t>measured</w:t>
      </w:r>
      <w:r w:rsidR="00732AD1">
        <w:t xml:space="preserve"> with</w:t>
      </w:r>
      <w:r w:rsidR="004F1812">
        <w:t xml:space="preserve"> </w:t>
      </w:r>
      <w:r w:rsidR="002D4F7A">
        <w:t xml:space="preserve">an excitation energy of </w:t>
      </w:r>
      <w:r w:rsidR="004F1812">
        <w:t>1.5 keV</w:t>
      </w:r>
      <w:r w:rsidR="00732AD1">
        <w:t xml:space="preserve"> and XRF spectra were collected for different sample</w:t>
      </w:r>
      <w:r w:rsidR="00CD201F">
        <w:t>-</w:t>
      </w:r>
      <w:r w:rsidR="00732AD1">
        <w:t>to</w:t>
      </w:r>
      <w:r w:rsidR="00CD201F">
        <w:t>-detector distances</w:t>
      </w:r>
      <w:r w:rsidR="00732AD1">
        <w:t xml:space="preserve">. </w:t>
      </w:r>
      <w:r w:rsidR="00CD201F">
        <w:t>The r</w:t>
      </w:r>
      <w:r w:rsidR="00732AD1">
        <w:t xml:space="preserve">esults </w:t>
      </w:r>
      <w:r w:rsidR="00CD201F">
        <w:t>are presented</w:t>
      </w:r>
      <w:r w:rsidR="00732AD1">
        <w:t xml:space="preserve"> in </w:t>
      </w:r>
      <w:r w:rsidR="00732AD1">
        <w:fldChar w:fldCharType="begin"/>
      </w:r>
      <w:r w:rsidR="00732AD1">
        <w:instrText xml:space="preserve"> REF _Ref514242577 \r \h </w:instrText>
      </w:r>
      <w:r w:rsidR="00732AD1">
        <w:fldChar w:fldCharType="separate"/>
      </w:r>
      <w:r w:rsidR="002127CD">
        <w:t>Figure 4</w:t>
      </w:r>
      <w:r w:rsidR="00732AD1">
        <w:fldChar w:fldCharType="end"/>
      </w:r>
      <w:r w:rsidR="00CD201F">
        <w:t>, where</w:t>
      </w:r>
      <w:r w:rsidR="004F1812">
        <w:t xml:space="preserve"> </w:t>
      </w:r>
      <w:r w:rsidR="00732AD1">
        <w:t>the</w:t>
      </w:r>
      <w:r w:rsidR="00804377">
        <w:t xml:space="preserve"> intensity in</w:t>
      </w:r>
      <w:r w:rsidR="00732AD1">
        <w:t xml:space="preserve"> counts per second </w:t>
      </w:r>
      <w:r w:rsidR="00CD201F">
        <w:t>(</w:t>
      </w:r>
      <w:r w:rsidR="00732AD1">
        <w:t>in the energy range of 0.253-1.</w:t>
      </w:r>
      <w:r w:rsidR="00732AD1" w:rsidRPr="00732AD1">
        <w:t>341 keV</w:t>
      </w:r>
      <w:r w:rsidR="00CD201F">
        <w:t>)</w:t>
      </w:r>
      <w:r w:rsidR="00732AD1">
        <w:t xml:space="preserve"> </w:t>
      </w:r>
      <w:r w:rsidR="00CD201F">
        <w:t>has been plotted as a function of</w:t>
      </w:r>
      <w:r w:rsidR="00732AD1">
        <w:t xml:space="preserve"> the distance</w:t>
      </w:r>
      <w:r w:rsidR="00432576">
        <w:t xml:space="preserve"> </w:t>
      </w:r>
      <w:r w:rsidR="00CD201F">
        <w:t xml:space="preserve">between the </w:t>
      </w:r>
      <w:r w:rsidR="00804377">
        <w:t>s</w:t>
      </w:r>
      <w:r w:rsidR="00732AD1">
        <w:t xml:space="preserve">ample surface </w:t>
      </w:r>
      <w:r w:rsidR="00CD201F">
        <w:t xml:space="preserve">and </w:t>
      </w:r>
      <w:r w:rsidR="00732AD1">
        <w:t xml:space="preserve">the surface of the </w:t>
      </w:r>
      <w:r w:rsidR="00AA13D6">
        <w:t xml:space="preserve">active </w:t>
      </w:r>
      <w:r w:rsidR="00732AD1">
        <w:t xml:space="preserve">chips from the 4-channel SDD. </w:t>
      </w:r>
      <w:r w:rsidR="006B1A74">
        <w:t>The fitted curve (red) was obtained by adapting the</w:t>
      </w:r>
      <w:r w:rsidR="00732AD1">
        <w:t xml:space="preserve"> distance</w:t>
      </w:r>
      <w:r w:rsidR="006B1A74">
        <w:t>-offset mentioned</w:t>
      </w:r>
      <w:r w:rsidR="00732AD1">
        <w:t xml:space="preserve"> </w:t>
      </w:r>
      <w:r w:rsidR="006B1A74">
        <w:t>above</w:t>
      </w:r>
      <w:r w:rsidR="00732AD1">
        <w:t xml:space="preserve"> and the maximum solid angle of detection was </w:t>
      </w:r>
      <w:r w:rsidR="006F4CD1">
        <w:t xml:space="preserve">correlated </w:t>
      </w:r>
      <w:r w:rsidR="00732AD1">
        <w:t xml:space="preserve">to the maximum </w:t>
      </w:r>
      <w:r w:rsidR="00AA13D6">
        <w:t xml:space="preserve">detected </w:t>
      </w:r>
      <w:r w:rsidR="00732AD1">
        <w:t>intensity.</w:t>
      </w:r>
    </w:p>
    <w:p w14:paraId="617787F6" w14:textId="77777777" w:rsidR="00AA13D6" w:rsidRDefault="00A62ED5" w:rsidP="00184D79">
      <w:pPr>
        <w:pStyle w:val="IUCrheading3"/>
      </w:pPr>
      <w:r>
        <w:t xml:space="preserve">Large solid angle of detection - </w:t>
      </w:r>
      <w:r w:rsidR="004B39DD">
        <w:t>Absorption effects</w:t>
      </w:r>
    </w:p>
    <w:p w14:paraId="41A7CE7F" w14:textId="77777777" w:rsidR="00C1606E" w:rsidRDefault="00BC5112" w:rsidP="00BC5112">
      <w:pPr>
        <w:pStyle w:val="IUCrbodytext"/>
      </w:pPr>
      <w:r>
        <w:t xml:space="preserve">A large solid angle of detection is directly associated with a variation of the observation angle. In the </w:t>
      </w:r>
      <w:r w:rsidR="00DD3714">
        <w:t xml:space="preserve">common approaches for XRF quantification relying on the </w:t>
      </w:r>
      <w:r>
        <w:t>Sherman-equation</w:t>
      </w:r>
      <w:r w:rsidR="00DD3714">
        <w:t>,</w:t>
      </w:r>
      <w:r>
        <w:t xml:space="preserve"> the entrance and exit beams </w:t>
      </w:r>
      <w:proofErr w:type="gramStart"/>
      <w:r w:rsidR="00DD3714">
        <w:t>are considered to be</w:t>
      </w:r>
      <w:proofErr w:type="gramEnd"/>
      <w:r w:rsidR="00DD3714">
        <w:t xml:space="preserve"> </w:t>
      </w:r>
      <w:r>
        <w:t>well collimated</w:t>
      </w:r>
      <w:r w:rsidR="00BB4D09">
        <w:t>.</w:t>
      </w:r>
      <w:r>
        <w:t xml:space="preserve"> </w:t>
      </w:r>
      <w:proofErr w:type="gramStart"/>
      <w:r w:rsidR="00BB4D09">
        <w:t>I</w:t>
      </w:r>
      <w:r>
        <w:t>n particular the</w:t>
      </w:r>
      <w:proofErr w:type="gramEnd"/>
      <w:r>
        <w:t xml:space="preserve"> detector </w:t>
      </w:r>
      <w:r w:rsidR="00BB4D09">
        <w:t xml:space="preserve">is assumed to </w:t>
      </w:r>
      <w:r>
        <w:t xml:space="preserve">subtend </w:t>
      </w:r>
      <w:r w:rsidR="00BB4D09">
        <w:t xml:space="preserve">only </w:t>
      </w:r>
      <w:r>
        <w:t xml:space="preserve">a small </w:t>
      </w:r>
      <w:r w:rsidR="00BB4D09">
        <w:t>solid angle of detection</w:t>
      </w:r>
      <w:r w:rsidR="00106D10">
        <w:t xml:space="preserve"> </w:t>
      </w:r>
      <w:r w:rsidR="00A822F1">
        <w:t>(Sherman, 1955)</w:t>
      </w:r>
      <w:r w:rsidR="00BB4D09">
        <w:t xml:space="preserve">. </w:t>
      </w:r>
      <w:r w:rsidR="00C1606E">
        <w:t>Of course, this assumption is not valid for solid angles of detection of up to 1.1 sr.</w:t>
      </w:r>
    </w:p>
    <w:p w14:paraId="5DA9A7B7" w14:textId="28C7EC04" w:rsidR="00AA13D6" w:rsidRDefault="00AA13D6" w:rsidP="0016457C">
      <w:pPr>
        <w:pStyle w:val="IUCrbodytext"/>
      </w:pPr>
      <w:r>
        <w:t>Although the problem of divergent angles and explicitly large solid angles of detection has been researched with various approaches ever since Sherman published his article in 1955</w:t>
      </w:r>
      <w:r w:rsidR="00351E4D">
        <w:t xml:space="preserve"> </w:t>
      </w:r>
      <w:r w:rsidR="00A822F1">
        <w:t>(</w:t>
      </w:r>
      <w:proofErr w:type="spellStart"/>
      <w:r w:rsidR="00A822F1">
        <w:t>Bonizoni</w:t>
      </w:r>
      <w:proofErr w:type="spellEnd"/>
      <w:r w:rsidR="00A822F1">
        <w:t xml:space="preserve"> et al., 2006; Chang and </w:t>
      </w:r>
      <w:proofErr w:type="spellStart"/>
      <w:r w:rsidR="00A822F1">
        <w:t>Wittry</w:t>
      </w:r>
      <w:proofErr w:type="spellEnd"/>
      <w:r w:rsidR="00A822F1">
        <w:t xml:space="preserve">, 1994; </w:t>
      </w:r>
      <w:proofErr w:type="spellStart"/>
      <w:r w:rsidR="00A822F1">
        <w:t>Malzer</w:t>
      </w:r>
      <w:proofErr w:type="spellEnd"/>
      <w:r w:rsidR="00A822F1">
        <w:t xml:space="preserve"> and </w:t>
      </w:r>
      <w:proofErr w:type="spellStart"/>
      <w:r w:rsidR="00A822F1">
        <w:t>Kanngießer</w:t>
      </w:r>
      <w:proofErr w:type="spellEnd"/>
      <w:r w:rsidR="00A822F1">
        <w:t xml:space="preserve">, 2003; </w:t>
      </w:r>
      <w:proofErr w:type="spellStart"/>
      <w:r w:rsidR="00A822F1">
        <w:t>Mantler</w:t>
      </w:r>
      <w:proofErr w:type="spellEnd"/>
      <w:r w:rsidR="00A822F1">
        <w:t xml:space="preserve"> and Kawahara, 2004; </w:t>
      </w:r>
      <w:proofErr w:type="spellStart"/>
      <w:r w:rsidR="00A822F1">
        <w:t>Pavlinsky</w:t>
      </w:r>
      <w:proofErr w:type="spellEnd"/>
      <w:r w:rsidR="00A822F1">
        <w:t xml:space="preserve"> and </w:t>
      </w:r>
      <w:proofErr w:type="spellStart"/>
      <w:r w:rsidR="00A822F1">
        <w:t>Kitov</w:t>
      </w:r>
      <w:proofErr w:type="spellEnd"/>
      <w:r w:rsidR="00A822F1">
        <w:t>, 1979)</w:t>
      </w:r>
      <w:r>
        <w:t xml:space="preserve">, no full analytical incorporation of divergent angles into the Sherman equation has been published or adopted by standard quantification algorithms yet. </w:t>
      </w:r>
      <w:r w:rsidR="0016457C">
        <w:t>Nevertheless, for homogeneous samples the equivalent angle approach</w:t>
      </w:r>
      <w:r w:rsidR="00BB4D09">
        <w:t xml:space="preserve">, like the equivalent angle model by </w:t>
      </w:r>
      <w:proofErr w:type="spellStart"/>
      <w:r w:rsidR="00BB4D09">
        <w:t>Malzer</w:t>
      </w:r>
      <w:proofErr w:type="spellEnd"/>
      <w:r w:rsidR="00BB4D09">
        <w:t xml:space="preserve"> and </w:t>
      </w:r>
      <w:proofErr w:type="spellStart"/>
      <w:r w:rsidR="00BB4D09">
        <w:t>Kanngießer</w:t>
      </w:r>
      <w:proofErr w:type="spellEnd"/>
      <w:r w:rsidR="00A822F1">
        <w:t xml:space="preserve"> (</w:t>
      </w:r>
      <w:proofErr w:type="spellStart"/>
      <w:r w:rsidR="00A822F1">
        <w:t>Malzer</w:t>
      </w:r>
      <w:proofErr w:type="spellEnd"/>
      <w:r w:rsidR="00A822F1">
        <w:t xml:space="preserve"> and </w:t>
      </w:r>
      <w:proofErr w:type="spellStart"/>
      <w:r w:rsidR="00A822F1">
        <w:t>Kanngießer</w:t>
      </w:r>
      <w:proofErr w:type="spellEnd"/>
      <w:r w:rsidR="00A822F1">
        <w:t>, 2003)</w:t>
      </w:r>
      <w:r w:rsidR="00BB4D09">
        <w:t>,</w:t>
      </w:r>
      <w:r w:rsidR="0016457C">
        <w:t xml:space="preserve"> is applicable </w:t>
      </w:r>
      <w:r w:rsidR="00BB4D09">
        <w:t>for our STXM-XRF</w:t>
      </w:r>
      <w:r w:rsidR="0016457C">
        <w:t>.</w:t>
      </w:r>
    </w:p>
    <w:p w14:paraId="5093FF8E" w14:textId="46E939CC" w:rsidR="000801AE" w:rsidRDefault="0016457C" w:rsidP="0016457C">
      <w:pPr>
        <w:pStyle w:val="IUCrbodytext"/>
      </w:pPr>
      <w:r>
        <w:t>In case of inhomogeneous samples</w:t>
      </w:r>
      <w:r w:rsidR="003F78BD">
        <w:t>,</w:t>
      </w:r>
      <w:r>
        <w:t xml:space="preserve"> </w:t>
      </w:r>
      <w:r w:rsidR="003F78BD">
        <w:t xml:space="preserve">where </w:t>
      </w:r>
      <w:r>
        <w:t xml:space="preserve">the fluorescence radiation is not only attenuated by different path ways through the same sample but also by different matrices, approaches like the equivalent angle model by </w:t>
      </w:r>
      <w:proofErr w:type="spellStart"/>
      <w:r>
        <w:t>Malzer</w:t>
      </w:r>
      <w:proofErr w:type="spellEnd"/>
      <w:r>
        <w:t xml:space="preserve"> and </w:t>
      </w:r>
      <w:proofErr w:type="spellStart"/>
      <w:r>
        <w:t>Kanngießer</w:t>
      </w:r>
      <w:proofErr w:type="spellEnd"/>
      <w:r>
        <w:t xml:space="preserve"> </w:t>
      </w:r>
      <w:r w:rsidR="00DE2C68">
        <w:t>(</w:t>
      </w:r>
      <w:proofErr w:type="spellStart"/>
      <w:r w:rsidR="00DE2C68">
        <w:t>Malzer</w:t>
      </w:r>
      <w:proofErr w:type="spellEnd"/>
      <w:r w:rsidR="00DE2C68">
        <w:t xml:space="preserve"> and </w:t>
      </w:r>
      <w:proofErr w:type="spellStart"/>
      <w:r w:rsidR="00DE2C68">
        <w:t>Kanngießer</w:t>
      </w:r>
      <w:proofErr w:type="spellEnd"/>
      <w:r w:rsidR="00DE2C68">
        <w:t>, 2003)</w:t>
      </w:r>
      <w:r>
        <w:t xml:space="preserve"> become obsolete. </w:t>
      </w:r>
      <w:r w:rsidR="003A3B49">
        <w:t xml:space="preserve">Here a reliable quantification approach has still to be developed. </w:t>
      </w:r>
    </w:p>
    <w:p w14:paraId="58BFCFE3" w14:textId="77777777" w:rsidR="001839E1" w:rsidRDefault="001839E1" w:rsidP="000801AE">
      <w:pPr>
        <w:pStyle w:val="IUCrheading1"/>
      </w:pPr>
      <w:r>
        <w:t>Experiment</w:t>
      </w:r>
      <w:r w:rsidR="00F46C63">
        <w:t>al section</w:t>
      </w:r>
    </w:p>
    <w:p w14:paraId="5197277B" w14:textId="45261E75" w:rsidR="00643136" w:rsidRDefault="00643136" w:rsidP="00643136">
      <w:pPr>
        <w:pStyle w:val="IUCrbodytext"/>
      </w:pPr>
      <w:r w:rsidRPr="00643136">
        <w:t>Experiments</w:t>
      </w:r>
      <w:r>
        <w:t xml:space="preserve"> were </w:t>
      </w:r>
      <w:r w:rsidR="00906A1F">
        <w:t xml:space="preserve">primarily </w:t>
      </w:r>
      <w:r w:rsidR="000801AE">
        <w:t xml:space="preserve">carried out </w:t>
      </w:r>
      <w:r>
        <w:t>at the variable polarization XUV beamline P04 of PETRA III</w:t>
      </w:r>
      <w:r w:rsidR="00E84CE6">
        <w:t xml:space="preserve"> (</w:t>
      </w:r>
      <w:proofErr w:type="spellStart"/>
      <w:r w:rsidR="00E84CE6">
        <w:t>Viefhaus</w:t>
      </w:r>
      <w:proofErr w:type="spellEnd"/>
      <w:r w:rsidR="00E84CE6">
        <w:t xml:space="preserve"> et al., 2013)</w:t>
      </w:r>
      <w:r>
        <w:t xml:space="preserve">. </w:t>
      </w:r>
      <w:r w:rsidR="0049535D">
        <w:t xml:space="preserve">For the time being P04 is </w:t>
      </w:r>
      <w:r w:rsidR="00906A1F">
        <w:t xml:space="preserve">one of </w:t>
      </w:r>
      <w:r w:rsidR="0049535D">
        <w:t>the world’s most brilliant beamline</w:t>
      </w:r>
      <w:r w:rsidR="009D78F9">
        <w:t>s</w:t>
      </w:r>
      <w:r w:rsidR="0049535D">
        <w:t xml:space="preserve"> in the soft and tender X-ray range. The source brilliance is 10</w:t>
      </w:r>
      <w:r w:rsidR="0049535D" w:rsidRPr="0049535D">
        <w:rPr>
          <w:vertAlign w:val="superscript"/>
        </w:rPr>
        <w:t>20</w:t>
      </w:r>
      <w:r w:rsidR="0049535D">
        <w:t xml:space="preserve"> </w:t>
      </w:r>
      <w:proofErr w:type="spellStart"/>
      <w:r w:rsidR="0049535D">
        <w:t>ph</w:t>
      </w:r>
      <w:proofErr w:type="spellEnd"/>
      <w:r w:rsidR="0049535D" w:rsidRPr="0049535D">
        <w:t xml:space="preserve"> /s/mm</w:t>
      </w:r>
      <w:r w:rsidR="0049535D" w:rsidRPr="0049535D">
        <w:rPr>
          <w:vertAlign w:val="superscript"/>
        </w:rPr>
        <w:t>2</w:t>
      </w:r>
      <w:r w:rsidR="0049535D" w:rsidRPr="0049535D">
        <w:t>/mrad</w:t>
      </w:r>
      <w:r w:rsidR="0049535D" w:rsidRPr="0049535D">
        <w:rPr>
          <w:vertAlign w:val="superscript"/>
        </w:rPr>
        <w:t>2</w:t>
      </w:r>
      <w:r w:rsidR="0049535D" w:rsidRPr="0049535D">
        <w:t>/0.1%bw/100mA</w:t>
      </w:r>
      <w:r w:rsidR="0049535D">
        <w:t xml:space="preserve"> and the resolving power exceeds 10,000 for the whole energy range of 250 eV – 3000 eV. </w:t>
      </w:r>
      <w:r w:rsidR="008E238B">
        <w:t xml:space="preserve">For our demands </w:t>
      </w:r>
      <w:r w:rsidR="000801AE">
        <w:t xml:space="preserve">a </w:t>
      </w:r>
      <w:r w:rsidR="002B279F">
        <w:t>quasi-parallel</w:t>
      </w:r>
      <w:r w:rsidR="008E238B">
        <w:t xml:space="preserve"> beam with 5 mm x 2 mm (h x v) spot size on the ZP was chosen. </w:t>
      </w:r>
    </w:p>
    <w:p w14:paraId="2ED288BB" w14:textId="77777777" w:rsidR="001839E1" w:rsidRDefault="001A678D" w:rsidP="001839E1">
      <w:pPr>
        <w:pStyle w:val="IUCrheading2"/>
      </w:pPr>
      <w:r>
        <w:t>Limit of detection</w:t>
      </w:r>
    </w:p>
    <w:p w14:paraId="5DD428C0" w14:textId="0C376E74" w:rsidR="00E4028E" w:rsidRDefault="003D72B6" w:rsidP="00E4028E">
      <w:pPr>
        <w:pStyle w:val="IUCrbodytext"/>
      </w:pPr>
      <w:r>
        <w:lastRenderedPageBreak/>
        <w:t xml:space="preserve">A laterally homogeneous XRF calibration sample </w:t>
      </w:r>
      <w:r w:rsidR="00DE2717">
        <w:t>(</w:t>
      </w:r>
      <w:proofErr w:type="spellStart"/>
      <w:r w:rsidR="00DE2717">
        <w:t>Hönicke</w:t>
      </w:r>
      <w:proofErr w:type="spellEnd"/>
      <w:r w:rsidR="00DE2717">
        <w:t xml:space="preserve"> et al., 2018)</w:t>
      </w:r>
      <w:r>
        <w:t xml:space="preserve"> was used to estimate the limit of detection (LOD) </w:t>
      </w:r>
      <w:r w:rsidR="006D0DAA">
        <w:t>for La, Cu</w:t>
      </w:r>
      <w:r>
        <w:t xml:space="preserve"> and </w:t>
      </w:r>
      <w:r w:rsidR="006D0DAA">
        <w:t>Fe</w:t>
      </w:r>
      <w:r>
        <w:t xml:space="preserve">. The XRF calibration sample </w:t>
      </w:r>
      <w:r w:rsidR="00583E13">
        <w:t xml:space="preserve">consists </w:t>
      </w:r>
      <w:r w:rsidR="00A16362">
        <w:t>of</w:t>
      </w:r>
      <w:r>
        <w:t xml:space="preserve"> thin deposition</w:t>
      </w:r>
      <w:r w:rsidR="00A16362">
        <w:t xml:space="preserve"> layers of these elements</w:t>
      </w:r>
      <w:r w:rsidR="005A232C">
        <w:t xml:space="preserve"> </w:t>
      </w:r>
      <w:r>
        <w:t>on a commercially available silicon nitride membrane</w:t>
      </w:r>
      <w:r w:rsidR="00C120D3">
        <w:t>.</w:t>
      </w:r>
      <w:r>
        <w:t xml:space="preserve"> </w:t>
      </w:r>
      <w:r w:rsidR="003B42AD">
        <w:t>The l</w:t>
      </w:r>
      <w:r w:rsidR="00E4028E">
        <w:t>ayer sequence,</w:t>
      </w:r>
      <w:r>
        <w:t xml:space="preserve"> </w:t>
      </w:r>
      <w:r w:rsidR="003B42AD">
        <w:t xml:space="preserve">the </w:t>
      </w:r>
      <w:r w:rsidR="00E4028E">
        <w:t xml:space="preserve">average </w:t>
      </w:r>
      <w:r>
        <w:t>mass depositions</w:t>
      </w:r>
      <w:r w:rsidR="00E4028E">
        <w:t xml:space="preserve"> and </w:t>
      </w:r>
      <w:r w:rsidR="003B42AD">
        <w:t xml:space="preserve">the </w:t>
      </w:r>
      <w:r w:rsidR="006D0DAA">
        <w:t>f</w:t>
      </w:r>
      <w:r w:rsidR="00E4028E">
        <w:t>luorescence lines with</w:t>
      </w:r>
      <w:r w:rsidR="003B42AD">
        <w:t xml:space="preserve"> their</w:t>
      </w:r>
      <w:r w:rsidR="00E4028E">
        <w:t xml:space="preserve"> corresponding </w:t>
      </w:r>
      <w:r w:rsidR="003B42AD">
        <w:t xml:space="preserve">absorption </w:t>
      </w:r>
      <w:r w:rsidR="00E4028E">
        <w:t>edges</w:t>
      </w:r>
      <w:r w:rsidR="003B42AD">
        <w:t xml:space="preserve"> for an excitation energy of</w:t>
      </w:r>
      <w:r w:rsidR="00E4028E">
        <w:t xml:space="preserve"> 1 keV </w:t>
      </w:r>
      <w:r>
        <w:t xml:space="preserve">are </w:t>
      </w:r>
      <w:r w:rsidR="003B42AD">
        <w:t>listed</w:t>
      </w:r>
      <w:r w:rsidR="005A232C">
        <w:t xml:space="preserve"> </w:t>
      </w:r>
      <w:r>
        <w:t xml:space="preserve">in </w:t>
      </w:r>
      <w:r w:rsidR="00E4028E">
        <w:fldChar w:fldCharType="begin"/>
      </w:r>
      <w:r w:rsidR="00E4028E">
        <w:instrText xml:space="preserve"> REF _Ref514932783 \r \h </w:instrText>
      </w:r>
      <w:r w:rsidR="00E4028E">
        <w:fldChar w:fldCharType="separate"/>
      </w:r>
      <w:r w:rsidR="002127CD">
        <w:t>Table 1</w:t>
      </w:r>
      <w:r w:rsidR="00E4028E">
        <w:fldChar w:fldCharType="end"/>
      </w:r>
      <w:r>
        <w:t>.</w:t>
      </w:r>
      <w:r w:rsidR="00E4028E">
        <w:t xml:space="preserve"> </w:t>
      </w:r>
      <w:r w:rsidR="003B42AD">
        <w:t xml:space="preserve">To increase their stability, </w:t>
      </w:r>
      <w:r w:rsidR="00E4028E">
        <w:t>XRF calibration samples are always covered with a thin C layer</w:t>
      </w:r>
      <w:r w:rsidR="003B42AD">
        <w:t>,</w:t>
      </w:r>
      <w:r w:rsidR="00E4028E">
        <w:t xml:space="preserve"> </w:t>
      </w:r>
      <w:r w:rsidR="003B42AD">
        <w:t>but s</w:t>
      </w:r>
      <w:r w:rsidR="00E4028E">
        <w:t>ince no mas</w:t>
      </w:r>
      <w:r w:rsidR="00C120D3">
        <w:t>s</w:t>
      </w:r>
      <w:r w:rsidR="00E4028E">
        <w:t xml:space="preserve"> deposition for C was </w:t>
      </w:r>
      <w:r w:rsidR="0071024C">
        <w:t>determined</w:t>
      </w:r>
      <w:r w:rsidR="003B42AD">
        <w:t>,</w:t>
      </w:r>
      <w:r w:rsidR="00E4028E">
        <w:t xml:space="preserve"> it is not listed in this table.</w:t>
      </w:r>
    </w:p>
    <w:p w14:paraId="2F2C3E25" w14:textId="1DBA7495" w:rsidR="00E4028E" w:rsidRDefault="008B36B6" w:rsidP="00E4028E">
      <w:pPr>
        <w:pStyle w:val="IUCrbodytext"/>
      </w:pPr>
      <w:r>
        <w:t>We recorded s</w:t>
      </w:r>
      <w:r w:rsidR="00E4028E">
        <w:t>everal lateral maps with varying acquisition times and step width</w:t>
      </w:r>
      <w:r w:rsidR="003B42AD">
        <w:t>s</w:t>
      </w:r>
      <w:r>
        <w:t>, as presented in</w:t>
      </w:r>
      <w:r w:rsidR="00E4028E">
        <w:t xml:space="preserve"> </w:t>
      </w:r>
      <w:r w:rsidR="00DD7DEF">
        <w:fldChar w:fldCharType="begin"/>
      </w:r>
      <w:r w:rsidR="00DD7DEF">
        <w:instrText xml:space="preserve"> REF _Ref514934200 \r \h </w:instrText>
      </w:r>
      <w:r w:rsidR="00DD7DEF">
        <w:fldChar w:fldCharType="separate"/>
      </w:r>
      <w:r w:rsidR="002127CD">
        <w:t>Table 2</w:t>
      </w:r>
      <w:r w:rsidR="00DD7DEF">
        <w:fldChar w:fldCharType="end"/>
      </w:r>
      <w:r w:rsidR="00E4028E">
        <w:t>.</w:t>
      </w:r>
      <w:r w:rsidR="0071697F">
        <w:t xml:space="preserve"> For 5 </w:t>
      </w:r>
      <w:proofErr w:type="spellStart"/>
      <w:r w:rsidR="0071697F">
        <w:t>ms</w:t>
      </w:r>
      <w:proofErr w:type="spellEnd"/>
      <w:r w:rsidR="0071697F">
        <w:t xml:space="preserve">, 10 </w:t>
      </w:r>
      <w:proofErr w:type="spellStart"/>
      <w:r w:rsidR="0071697F">
        <w:t>ms</w:t>
      </w:r>
      <w:proofErr w:type="spellEnd"/>
      <w:r w:rsidR="0071697F">
        <w:t xml:space="preserve"> and 20 </w:t>
      </w:r>
      <w:proofErr w:type="spellStart"/>
      <w:r w:rsidR="0071697F">
        <w:t>ms</w:t>
      </w:r>
      <w:proofErr w:type="spellEnd"/>
      <w:r>
        <w:t>,</w:t>
      </w:r>
      <w:r w:rsidR="0071697F">
        <w:t xml:space="preserve"> single XRF spectra were used to estimate the LOD and were summed</w:t>
      </w:r>
      <w:r w:rsidR="00C120D3">
        <w:t xml:space="preserve"> up for “long time spectra”</w:t>
      </w:r>
      <w:r w:rsidR="0071697F">
        <w:t>. For example</w:t>
      </w:r>
      <w:r>
        <w:t>,</w:t>
      </w:r>
      <w:r w:rsidR="0071697F">
        <w:t xml:space="preserve"> 5 spectra </w:t>
      </w:r>
      <w:r w:rsidR="006D0DAA">
        <w:t xml:space="preserve">from different positions </w:t>
      </w:r>
      <w:r w:rsidR="0071697F">
        <w:t xml:space="preserve">with 20 </w:t>
      </w:r>
      <w:proofErr w:type="spellStart"/>
      <w:r w:rsidR="0071697F">
        <w:t>ms</w:t>
      </w:r>
      <w:proofErr w:type="spellEnd"/>
      <w:r w:rsidR="0071697F">
        <w:t xml:space="preserve"> acquisition time were summed</w:t>
      </w:r>
      <w:r w:rsidR="00CA5897">
        <w:t xml:space="preserve"> up</w:t>
      </w:r>
      <w:r w:rsidR="0071697F">
        <w:t xml:space="preserve"> </w:t>
      </w:r>
      <w:proofErr w:type="gramStart"/>
      <w:r w:rsidR="0071697F">
        <w:t>in order to</w:t>
      </w:r>
      <w:proofErr w:type="gramEnd"/>
      <w:r w:rsidR="0071697F">
        <w:t xml:space="preserve"> </w:t>
      </w:r>
      <w:r w:rsidR="00057D26">
        <w:t xml:space="preserve">obtain </w:t>
      </w:r>
      <w:r w:rsidR="0071697F">
        <w:t xml:space="preserve">the XRF spectrum for 100 </w:t>
      </w:r>
      <w:proofErr w:type="spellStart"/>
      <w:r w:rsidR="0071697F">
        <w:t>ms</w:t>
      </w:r>
      <w:proofErr w:type="spellEnd"/>
      <w:r w:rsidR="0071697F">
        <w:t xml:space="preserve">. </w:t>
      </w:r>
      <w:r>
        <w:t>Our</w:t>
      </w:r>
      <w:r w:rsidR="006A129A">
        <w:t xml:space="preserve"> estimation of the LODs </w:t>
      </w:r>
      <w:r>
        <w:t xml:space="preserve">is based on </w:t>
      </w:r>
      <w:r w:rsidR="006A129A">
        <w:t xml:space="preserve">the common </w:t>
      </w:r>
      <w:r w:rsidR="00057D26">
        <w:t>definition</w:t>
      </w:r>
      <w:r w:rsidR="006A129A">
        <w:t xml:space="preserve"> </w:t>
      </w:r>
      <w:r w:rsidR="005D3C26">
        <w:t>(</w:t>
      </w:r>
      <w:proofErr w:type="spellStart"/>
      <w:r w:rsidR="005D3C26">
        <w:t>Streli</w:t>
      </w:r>
      <w:proofErr w:type="spellEnd"/>
      <w:r w:rsidR="005D3C26">
        <w:t xml:space="preserve"> et al., 2006; Rousseau, 2001)</w:t>
      </w:r>
      <w:r w:rsidR="006A129A">
        <w:t>:</w:t>
      </w:r>
    </w:p>
    <w:p w14:paraId="4F58D69A" w14:textId="77777777" w:rsidR="006A129A" w:rsidRDefault="006A129A" w:rsidP="00E4028E">
      <w:pPr>
        <w:pStyle w:val="IUCrbodytext"/>
      </w:pPr>
      <m:oMathPara>
        <m:oMath>
          <m:r>
            <w:rPr>
              <w:rFonts w:ascii="Cambria Math" w:hAnsi="Cambria Math"/>
            </w:rPr>
            <m:t>LOD=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mcQ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E2D9E86" w14:textId="28ED1EA4" w:rsidR="00B87021" w:rsidRDefault="00057D26" w:rsidP="003D72B6">
      <w:pPr>
        <w:pStyle w:val="IUCrbodytext"/>
      </w:pPr>
      <w:r>
        <w:t>w</w:t>
      </w:r>
      <w:r w:rsidR="008730C9">
        <w:t xml:space="preserve">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8730C9">
        <w:t xml:space="preserve"> representing the raw peak intensity,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730C9">
        <w:t xml:space="preserve"> the </w:t>
      </w:r>
      <w:r>
        <w:t xml:space="preserve">net </w:t>
      </w:r>
      <w:r w:rsidR="008730C9">
        <w:t xml:space="preserve">peak intensity and </w:t>
      </w:r>
      <m:oMath>
        <m:r>
          <w:rPr>
            <w:rFonts w:ascii="Cambria Math" w:hAnsi="Cambria Math"/>
          </w:rPr>
          <m:t>t</m:t>
        </m:r>
      </m:oMath>
      <w:r w:rsidR="008B36B6" w:rsidDel="008B36B6">
        <w:t xml:space="preserve"> </w:t>
      </w:r>
      <w:r w:rsidR="008730C9">
        <w:t xml:space="preserve">the acquisition time. The expression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mcQ</m:t>
            </m:r>
          </m:sub>
        </m:sSub>
      </m:oMath>
      <w:r w:rsidR="008730C9">
        <w:t xml:space="preserve"> </w:t>
      </w:r>
      <w:r w:rsidR="008B36B6">
        <w:t>corresponds to</w:t>
      </w:r>
      <w:r w:rsidR="008730C9">
        <w:t xml:space="preserve"> the mass, </w:t>
      </w:r>
      <w:r w:rsidR="008B36B6">
        <w:t xml:space="preserve">the </w:t>
      </w:r>
      <w:r w:rsidR="008730C9">
        <w:t>concentration or</w:t>
      </w:r>
      <w:r w:rsidR="008B36B6">
        <w:t xml:space="preserve"> the </w:t>
      </w:r>
      <w:r w:rsidR="008730C9">
        <w:t>mass deposition</w:t>
      </w:r>
      <w:r w:rsidR="008B36B6">
        <w:t>, depending on the method.</w:t>
      </w:r>
    </w:p>
    <w:p w14:paraId="57274695" w14:textId="61B7A5AD" w:rsidR="00106D10" w:rsidRDefault="00707416" w:rsidP="003D72B6">
      <w:pPr>
        <w:pStyle w:val="IUCrbodytext"/>
      </w:pPr>
      <w:r>
        <w:t>Howe</w:t>
      </w:r>
      <w:r w:rsidR="00CA5897">
        <w:t>v</w:t>
      </w:r>
      <w:r>
        <w:t>er, it</w:t>
      </w:r>
      <w:r w:rsidR="00CA5897">
        <w:t xml:space="preserve"> </w:t>
      </w:r>
      <w:r>
        <w:t>is important</w:t>
      </w:r>
      <w:r w:rsidR="00A14EDF">
        <w:t xml:space="preserve"> to </w:t>
      </w:r>
      <w:r>
        <w:t>keep</w:t>
      </w:r>
      <w:r w:rsidR="00A14EDF">
        <w:t xml:space="preserve"> in mind that </w:t>
      </w:r>
      <w:r w:rsidR="00B87021">
        <w:t xml:space="preserve">LODs only </w:t>
      </w:r>
      <w:r>
        <w:t xml:space="preserve">provide </w:t>
      </w:r>
      <w:r w:rsidR="00B87021">
        <w:t>a rough estimation of detectable traces in samples. For</w:t>
      </w:r>
      <w:r w:rsidR="00A14EDF">
        <w:t xml:space="preserve"> strong</w:t>
      </w:r>
      <w:r w:rsidR="00B87021">
        <w:t xml:space="preserve"> overlapping fluorescence lines this procedure cannot be applied</w:t>
      </w:r>
      <w:r w:rsidR="00057D26">
        <w:t>.</w:t>
      </w:r>
      <w:r w:rsidR="00B87021">
        <w:t xml:space="preserve"> </w:t>
      </w:r>
    </w:p>
    <w:p w14:paraId="18CB9C0C" w14:textId="72F80C02" w:rsidR="00673630" w:rsidRDefault="00707416" w:rsidP="003D72B6">
      <w:pPr>
        <w:pStyle w:val="IUCrbodytext"/>
      </w:pPr>
      <w:r>
        <w:t>The intensities</w:t>
      </w:r>
      <w:r w:rsidR="00C739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739BD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739BD">
        <w:t xml:space="preserve"> </w:t>
      </w:r>
      <w:r>
        <w:t xml:space="preserve">were determined by using </w:t>
      </w:r>
      <w:r w:rsidR="00C739BD">
        <w:t xml:space="preserve">the ROI </w:t>
      </w:r>
      <w:r w:rsidR="00057D26">
        <w:t>(regions of interest)</w:t>
      </w:r>
      <w:r w:rsidR="00B5634B">
        <w:t xml:space="preserve"> </w:t>
      </w:r>
      <w:r w:rsidR="00057D26">
        <w:t xml:space="preserve">procedure </w:t>
      </w:r>
      <w:r w:rsidR="00C739BD">
        <w:t xml:space="preserve">of </w:t>
      </w:r>
      <w:proofErr w:type="spellStart"/>
      <w:r w:rsidR="00C739BD">
        <w:t>PyMCA</w:t>
      </w:r>
      <w:proofErr w:type="spellEnd"/>
      <w:r w:rsidR="00851E59">
        <w:t xml:space="preserve"> (Sole et al, 2007)</w:t>
      </w:r>
      <w:r w:rsidR="00B87021">
        <w:t xml:space="preserve">. As </w:t>
      </w:r>
      <w:r>
        <w:t>shown</w:t>
      </w:r>
      <w:r w:rsidR="00B87021">
        <w:t xml:space="preserve"> in </w:t>
      </w:r>
      <w:r w:rsidR="00B87021">
        <w:fldChar w:fldCharType="begin"/>
      </w:r>
      <w:r w:rsidR="00B87021">
        <w:instrText xml:space="preserve"> REF _Ref514932783 \r \h </w:instrText>
      </w:r>
      <w:r w:rsidR="00B87021">
        <w:fldChar w:fldCharType="separate"/>
      </w:r>
      <w:r w:rsidR="002127CD">
        <w:t>Table 1</w:t>
      </w:r>
      <w:r w:rsidR="00B87021">
        <w:fldChar w:fldCharType="end"/>
      </w:r>
      <w:r w:rsidR="00673630">
        <w:t xml:space="preserve"> and </w:t>
      </w:r>
      <w:r w:rsidR="00673630">
        <w:fldChar w:fldCharType="begin"/>
      </w:r>
      <w:r w:rsidR="00673630">
        <w:instrText xml:space="preserve"> REF _Ref515366074 \r \h </w:instrText>
      </w:r>
      <w:r w:rsidR="00673630">
        <w:fldChar w:fldCharType="separate"/>
      </w:r>
      <w:r w:rsidR="002127CD">
        <w:t>Figure 5</w:t>
      </w:r>
      <w:r w:rsidR="00673630">
        <w:fldChar w:fldCharType="end"/>
      </w:r>
      <w:r w:rsidR="00B87021">
        <w:t xml:space="preserve">, </w:t>
      </w:r>
      <w:r>
        <w:t xml:space="preserve">the elements </w:t>
      </w:r>
      <w:r w:rsidR="00B87021">
        <w:t xml:space="preserve">La, Cu and Fe </w:t>
      </w:r>
      <w:r>
        <w:t>generate</w:t>
      </w:r>
      <w:r w:rsidR="00B87021">
        <w:t xml:space="preserve"> intense L- or M-fluorescence lines</w:t>
      </w:r>
      <w:r w:rsidR="008C3072">
        <w:t xml:space="preserve"> </w:t>
      </w:r>
      <w:r>
        <w:t>for an excitation energy of</w:t>
      </w:r>
      <w:r w:rsidR="008C3072">
        <w:t xml:space="preserve"> 1 keV</w:t>
      </w:r>
      <w:r w:rsidR="00B87021">
        <w:t xml:space="preserve">. </w:t>
      </w:r>
      <w:r w:rsidR="00673630">
        <w:fldChar w:fldCharType="begin"/>
      </w:r>
      <w:r w:rsidR="00673630">
        <w:instrText xml:space="preserve"> REF _Ref515366074 \r \h </w:instrText>
      </w:r>
      <w:r w:rsidR="00673630">
        <w:fldChar w:fldCharType="separate"/>
      </w:r>
      <w:r w:rsidR="002127CD">
        <w:t>Figure 5</w:t>
      </w:r>
      <w:r w:rsidR="00673630">
        <w:fldChar w:fldCharType="end"/>
      </w:r>
      <w:r w:rsidR="00673630">
        <w:t xml:space="preserve"> shows XRF-spectra for 5 </w:t>
      </w:r>
      <w:proofErr w:type="spellStart"/>
      <w:r w:rsidR="00673630">
        <w:t>ms</w:t>
      </w:r>
      <w:proofErr w:type="spellEnd"/>
      <w:r w:rsidR="00673630">
        <w:t xml:space="preserve">, 50 </w:t>
      </w:r>
      <w:proofErr w:type="spellStart"/>
      <w:r w:rsidR="00673630">
        <w:t>ms</w:t>
      </w:r>
      <w:proofErr w:type="spellEnd"/>
      <w:r w:rsidR="00673630">
        <w:t xml:space="preserve"> and 500 </w:t>
      </w:r>
      <w:proofErr w:type="spellStart"/>
      <w:r w:rsidR="00673630">
        <w:t>ms</w:t>
      </w:r>
      <w:proofErr w:type="spellEnd"/>
      <w:r w:rsidR="00673630">
        <w:t xml:space="preserve">. The peaks are </w:t>
      </w:r>
      <w:r w:rsidR="00057D26">
        <w:t xml:space="preserve">assigned </w:t>
      </w:r>
      <w:r w:rsidR="00673630">
        <w:t>to the respective elements</w:t>
      </w:r>
      <w:r w:rsidR="008C3072">
        <w:t xml:space="preserve">. The additional elements which are not mentioned in </w:t>
      </w:r>
      <w:r w:rsidR="008C3072">
        <w:fldChar w:fldCharType="begin"/>
      </w:r>
      <w:r w:rsidR="008C3072">
        <w:instrText xml:space="preserve"> REF _Ref514932783 \r \h </w:instrText>
      </w:r>
      <w:r w:rsidR="008C3072">
        <w:fldChar w:fldCharType="separate"/>
      </w:r>
      <w:r w:rsidR="002127CD">
        <w:t>Table 1</w:t>
      </w:r>
      <w:r w:rsidR="008C3072">
        <w:fldChar w:fldCharType="end"/>
      </w:r>
      <w:r w:rsidR="00DF3C39">
        <w:t xml:space="preserve"> </w:t>
      </w:r>
      <w:r w:rsidR="008C3072">
        <w:t>are C</w:t>
      </w:r>
      <w:r w:rsidR="00CF31FA">
        <w:t xml:space="preserve"> (stabilisation layer)</w:t>
      </w:r>
      <w:r w:rsidR="008C3072">
        <w:t xml:space="preserve"> and O.</w:t>
      </w:r>
      <w:r w:rsidR="00057D26" w:rsidRPr="00057D26">
        <w:t xml:space="preserve"> </w:t>
      </w:r>
      <w:r w:rsidR="00DF3C39">
        <w:t>The latter originates from the Fe-layer, since iron oxide was used as target material for the Fe deposition layer.</w:t>
      </w:r>
      <w:r w:rsidR="008C3072">
        <w:t xml:space="preserve"> </w:t>
      </w:r>
    </w:p>
    <w:p w14:paraId="562E2AA3" w14:textId="271D1B5D" w:rsidR="009005D3" w:rsidRPr="008730C9" w:rsidRDefault="005879A1" w:rsidP="003D72B6">
      <w:pPr>
        <w:pStyle w:val="IUCrbodytext"/>
      </w:pPr>
      <w:r>
        <w:t>The estimated LODs are presented i</w:t>
      </w:r>
      <w:r w:rsidR="00A14EDF">
        <w:t xml:space="preserve">n </w:t>
      </w:r>
      <w:r w:rsidR="00226CE0">
        <w:fldChar w:fldCharType="begin"/>
      </w:r>
      <w:r w:rsidR="00226CE0">
        <w:instrText xml:space="preserve"> REF _Ref514938623 \r \h </w:instrText>
      </w:r>
      <w:r w:rsidR="00226CE0">
        <w:fldChar w:fldCharType="separate"/>
      </w:r>
      <w:r w:rsidR="002127CD">
        <w:t>Table 3</w:t>
      </w:r>
      <w:r w:rsidR="00226CE0">
        <w:fldChar w:fldCharType="end"/>
      </w:r>
      <w:r w:rsidR="00226CE0">
        <w:t xml:space="preserve">. </w:t>
      </w:r>
      <w:r>
        <w:t>The results reveal that</w:t>
      </w:r>
      <w:r w:rsidR="00226CE0">
        <w:t xml:space="preserve"> the LOD</w:t>
      </w:r>
      <w:r w:rsidR="006D0DAA">
        <w:t>s</w:t>
      </w:r>
      <w:r w:rsidR="00226CE0">
        <w:t xml:space="preserve"> </w:t>
      </w:r>
      <w:r w:rsidR="006D0DAA">
        <w:t>get</w:t>
      </w:r>
      <w:r w:rsidR="008730C9">
        <w:t xml:space="preserve"> smaller with longer acquisition times.</w:t>
      </w:r>
      <w:r w:rsidR="00226CE0">
        <w:t xml:space="preserve"> The combination of the very brilliant P04 beamline and the </w:t>
      </w:r>
      <w:r w:rsidR="006D0DAA">
        <w:t>large</w:t>
      </w:r>
      <w:r w:rsidR="00226CE0">
        <w:t xml:space="preserve"> solid angle of detection </w:t>
      </w:r>
      <w:r>
        <w:t>yields</w:t>
      </w:r>
      <w:r w:rsidR="00226CE0">
        <w:t xml:space="preserve"> LODs in the</w:t>
      </w:r>
      <w:r w:rsidR="0071024C">
        <w:t xml:space="preserve"> range of</w:t>
      </w:r>
      <w:r w:rsidR="00226CE0">
        <w:t xml:space="preserve"> 1ng/mm</w:t>
      </w:r>
      <w:r w:rsidR="00226CE0" w:rsidRPr="006D0DAA">
        <w:rPr>
          <w:vertAlign w:val="superscript"/>
        </w:rPr>
        <w:t>2</w:t>
      </w:r>
      <w:r w:rsidR="00226CE0">
        <w:t xml:space="preserve"> for</w:t>
      </w:r>
      <w:r>
        <w:t xml:space="preserve"> an acquisition time of</w:t>
      </w:r>
      <w:r w:rsidR="00226CE0">
        <w:t xml:space="preserve"> </w:t>
      </w:r>
      <w:r w:rsidR="0071024C">
        <w:t xml:space="preserve">20 </w:t>
      </w:r>
      <w:proofErr w:type="spellStart"/>
      <w:r w:rsidR="0071024C">
        <w:t>m</w:t>
      </w:r>
      <w:r w:rsidR="00226CE0">
        <w:t>s</w:t>
      </w:r>
      <w:proofErr w:type="spellEnd"/>
      <w:r w:rsidR="0071024C">
        <w:t xml:space="preserve"> for Cu, 50 </w:t>
      </w:r>
      <w:proofErr w:type="spellStart"/>
      <w:r w:rsidR="0071024C">
        <w:t>ms</w:t>
      </w:r>
      <w:proofErr w:type="spellEnd"/>
      <w:r w:rsidR="0071024C">
        <w:t xml:space="preserve"> for Fe and 500 </w:t>
      </w:r>
      <w:proofErr w:type="spellStart"/>
      <w:r w:rsidR="0071024C">
        <w:t>ms</w:t>
      </w:r>
      <w:proofErr w:type="spellEnd"/>
      <w:r w:rsidR="0071024C">
        <w:t xml:space="preserve"> for La</w:t>
      </w:r>
      <w:r w:rsidR="00226CE0">
        <w:t>. Due to the reduced photoproduction cross section of</w:t>
      </w:r>
      <w:r w:rsidR="00755D96">
        <w:t xml:space="preserve"> the</w:t>
      </w:r>
      <w:r w:rsidR="00226CE0">
        <w:t xml:space="preserve"> M-fluorescence</w:t>
      </w:r>
      <w:r w:rsidR="006D0DAA">
        <w:t>,</w:t>
      </w:r>
      <w:r w:rsidR="00226CE0">
        <w:t xml:space="preserve"> </w:t>
      </w:r>
      <w:r w:rsidR="00755D96">
        <w:t xml:space="preserve">the </w:t>
      </w:r>
      <w:r w:rsidR="00226CE0">
        <w:t xml:space="preserve">acquisition time </w:t>
      </w:r>
      <w:r w:rsidR="0071024C">
        <w:t xml:space="preserve">for </w:t>
      </w:r>
      <w:r w:rsidR="00226CE0">
        <w:t>La</w:t>
      </w:r>
      <w:r w:rsidR="0071024C">
        <w:t xml:space="preserve"> </w:t>
      </w:r>
      <w:r w:rsidR="00755D96">
        <w:t>must be</w:t>
      </w:r>
      <w:r w:rsidR="0071024C">
        <w:t xml:space="preserve"> higher </w:t>
      </w:r>
      <w:r w:rsidR="00755D96">
        <w:t>to obtain</w:t>
      </w:r>
      <w:r w:rsidR="0071024C">
        <w:t xml:space="preserve"> the same LOD. The excitation energy of 1 keV is very close to the Cu L</w:t>
      </w:r>
      <w:r w:rsidR="0071024C" w:rsidRPr="0071024C">
        <w:rPr>
          <w:vertAlign w:val="subscript"/>
        </w:rPr>
        <w:t>III/II</w:t>
      </w:r>
      <w:r w:rsidR="0071024C">
        <w:t>-edge and thus Cu is the most sensitive element from this selection.</w:t>
      </w:r>
    </w:p>
    <w:p w14:paraId="4426847C" w14:textId="77777777" w:rsidR="00307AAE" w:rsidRDefault="001839E1" w:rsidP="001C0A36">
      <w:pPr>
        <w:pStyle w:val="IUCrheading2"/>
      </w:pPr>
      <w:r>
        <w:t>Biomedical application</w:t>
      </w:r>
    </w:p>
    <w:p w14:paraId="14B557A6" w14:textId="7CFDF658" w:rsidR="00307AAE" w:rsidRDefault="00967444">
      <w:pPr>
        <w:pStyle w:val="IUCrbodytext"/>
      </w:pPr>
      <w:r>
        <w:lastRenderedPageBreak/>
        <w:t>Imaging is an important tool for biological and bio-medical research</w:t>
      </w:r>
      <w:r w:rsidR="004807C9">
        <w:t xml:space="preserve"> and o</w:t>
      </w:r>
      <w:r>
        <w:t>ptical light microscopy is</w:t>
      </w:r>
      <w:r w:rsidR="00721084">
        <w:t xml:space="preserve"> </w:t>
      </w:r>
      <w:r>
        <w:t xml:space="preserve">a </w:t>
      </w:r>
      <w:r w:rsidR="003827D1">
        <w:t>well-established</w:t>
      </w:r>
      <w:r>
        <w:t xml:space="preserve"> tool in lab</w:t>
      </w:r>
      <w:r w:rsidR="004807C9">
        <w:t>oratories</w:t>
      </w:r>
      <w:r>
        <w:t xml:space="preserve"> all over the world. </w:t>
      </w:r>
      <w:r w:rsidR="001110C7">
        <w:t>However</w:t>
      </w:r>
      <w:r w:rsidR="00CC17F5">
        <w:t xml:space="preserve">, </w:t>
      </w:r>
      <w:r>
        <w:t xml:space="preserve">the spatial resolution </w:t>
      </w:r>
      <w:r w:rsidR="001110C7">
        <w:t>of a microscope</w:t>
      </w:r>
      <w:r>
        <w:t xml:space="preserve"> is limited by the wavelength</w:t>
      </w:r>
      <w:r w:rsidR="001110C7">
        <w:t xml:space="preserve"> of the probing radiation, which corresponds</w:t>
      </w:r>
      <w:r>
        <w:t xml:space="preserve"> to a minimum of </w:t>
      </w:r>
      <w:r w:rsidR="001110C7">
        <w:t>approximately</w:t>
      </w:r>
      <w:r>
        <w:t xml:space="preserve"> 200 nm</w:t>
      </w:r>
      <w:r w:rsidR="001110C7">
        <w:t xml:space="preserve"> for visible light microscopy</w:t>
      </w:r>
      <w:r>
        <w:t xml:space="preserve"> (</w:t>
      </w:r>
      <w:r w:rsidR="00065349">
        <w:t xml:space="preserve">not taking into account </w:t>
      </w:r>
      <w:r>
        <w:t>n</w:t>
      </w:r>
      <w:r w:rsidR="001110C7">
        <w:t>ovel</w:t>
      </w:r>
      <w:r>
        <w:t xml:space="preserve"> super</w:t>
      </w:r>
      <w:r w:rsidR="00634E0C">
        <w:t>-</w:t>
      </w:r>
      <w:r>
        <w:t xml:space="preserve">resolution </w:t>
      </w:r>
      <w:r w:rsidR="00065349">
        <w:t>techniques</w:t>
      </w:r>
      <w:r>
        <w:t>)</w:t>
      </w:r>
      <w:r w:rsidR="00065349">
        <w:t>.</w:t>
      </w:r>
      <w:r w:rsidR="00686F7E">
        <w:t xml:space="preserve"> Therefore, </w:t>
      </w:r>
      <w:r>
        <w:t>methods with higher spatial resolution are desirable</w:t>
      </w:r>
      <w:r w:rsidR="001C0A36">
        <w:t xml:space="preserve">. </w:t>
      </w:r>
      <w:r w:rsidR="00450A20">
        <w:t>Even though electron microscopy can provide</w:t>
      </w:r>
      <w:r w:rsidR="00686F7E">
        <w:t xml:space="preserve"> very high </w:t>
      </w:r>
      <w:r w:rsidR="004A6EE5">
        <w:t xml:space="preserve">spatial </w:t>
      </w:r>
      <w:r w:rsidR="00686F7E">
        <w:t>resolutions</w:t>
      </w:r>
      <w:r w:rsidR="004A6EE5">
        <w:t xml:space="preserve"> in the </w:t>
      </w:r>
      <w:r w:rsidR="00634E0C">
        <w:t>A</w:t>
      </w:r>
      <w:r w:rsidR="004A6EE5">
        <w:t>ngstr</w:t>
      </w:r>
      <w:r w:rsidR="00634E0C">
        <w:t>o</w:t>
      </w:r>
      <w:r w:rsidR="004A6EE5">
        <w:t>m-range</w:t>
      </w:r>
      <w:r w:rsidR="00686F7E">
        <w:t>,</w:t>
      </w:r>
      <w:r w:rsidR="004A6EE5">
        <w:t xml:space="preserve"> depth information can only be gained at the price of extensive sample preparation</w:t>
      </w:r>
      <w:r w:rsidR="001C0A36">
        <w:t>. X-ray microscopy</w:t>
      </w:r>
      <w:r w:rsidR="00B161B8">
        <w:t>, due to its relatively high penetration depth,</w:t>
      </w:r>
      <w:r w:rsidR="001C0A36">
        <w:t xml:space="preserve"> is a promising approach here, especially when </w:t>
      </w:r>
      <w:r w:rsidR="00B161B8">
        <w:t>combined with</w:t>
      </w:r>
      <w:r w:rsidR="001C0A36">
        <w:t xml:space="preserve"> fluorescence detection.</w:t>
      </w:r>
    </w:p>
    <w:p w14:paraId="0BF0438A" w14:textId="77777777" w:rsidR="00BC188E" w:rsidRDefault="006D0DAA" w:rsidP="001C0A36">
      <w:pPr>
        <w:pStyle w:val="IUCrheading3"/>
      </w:pPr>
      <w:r>
        <w:t>Biomedical application – proof of principle</w:t>
      </w:r>
    </w:p>
    <w:p w14:paraId="1B5BBC82" w14:textId="1780654D" w:rsidR="001C0A36" w:rsidRDefault="001C0A36" w:rsidP="001C0A36">
      <w:pPr>
        <w:pStyle w:val="IUCrbodytext"/>
      </w:pPr>
      <w:r>
        <w:t>The bio-chemical mechanisms governing the transport of lipids from blood vessels</w:t>
      </w:r>
      <w:r w:rsidR="00851E59">
        <w:t xml:space="preserve"> across the endothelial layer into parenchymal cells of</w:t>
      </w:r>
      <w:r>
        <w:t xml:space="preserve"> the brown adipose tissue</w:t>
      </w:r>
      <w:r w:rsidR="009776D2">
        <w:t xml:space="preserve"> (BAT)</w:t>
      </w:r>
      <w:r>
        <w:t xml:space="preserve"> of mammals is not yet understood in detail. Better insight</w:t>
      </w:r>
      <w:r w:rsidR="00E308B7">
        <w:t>s</w:t>
      </w:r>
      <w:r>
        <w:t xml:space="preserve"> into the involved parameters is expected to yield relevant information to understand and, on the long run,</w:t>
      </w:r>
      <w:r w:rsidR="00217DE7">
        <w:t xml:space="preserve"> efficiently</w:t>
      </w:r>
      <w:r>
        <w:t xml:space="preserve"> treat metabolic diseases, as e.g. diabetes</w:t>
      </w:r>
      <w:r w:rsidR="00342989">
        <w:t>.</w:t>
      </w:r>
    </w:p>
    <w:p w14:paraId="295B839F" w14:textId="728D508B" w:rsidR="001C0A36" w:rsidRDefault="003D4155" w:rsidP="001C0A36">
      <w:pPr>
        <w:pStyle w:val="IUCrbodytext"/>
      </w:pPr>
      <w:r>
        <w:t>In this study w</w:t>
      </w:r>
      <w:r w:rsidR="002F2406">
        <w:t xml:space="preserve">e present first proof of principle measurements on mice tissue samples. </w:t>
      </w:r>
      <w:r w:rsidR="0079441C">
        <w:t>For this purpose, C57BL/6J mice were cold-exposed to stimulate fuel uptake into brown adipocytes (</w:t>
      </w:r>
      <w:proofErr w:type="spellStart"/>
      <w:r w:rsidR="0079441C">
        <w:t>Bartelt</w:t>
      </w:r>
      <w:proofErr w:type="spellEnd"/>
      <w:r w:rsidR="0079441C">
        <w:t xml:space="preserve"> et al., Nat Medicine 2011; </w:t>
      </w:r>
      <w:proofErr w:type="spellStart"/>
      <w:r w:rsidR="0079441C">
        <w:t>Schlein</w:t>
      </w:r>
      <w:proofErr w:type="spellEnd"/>
      <w:r w:rsidR="0079441C">
        <w:t xml:space="preserve"> et al., Cell Metabolism 2016) and lipoproteins labelled with fluorescent Super Paramagnetic Iron Oxide (SPIO) nanoparticles (Bruns et al., Nature Nanotechnology 2009) were injected into mice.</w:t>
      </w:r>
    </w:p>
    <w:p w14:paraId="36D52DAC" w14:textId="7F9A476A" w:rsidR="009776D2" w:rsidRDefault="001C0A36" w:rsidP="009776D2">
      <w:pPr>
        <w:pStyle w:val="IUCrbodytext"/>
      </w:pPr>
      <w:r>
        <w:t xml:space="preserve">The tissue samples were </w:t>
      </w:r>
      <w:r w:rsidR="00B03162">
        <w:t>cut</w:t>
      </w:r>
      <w:r>
        <w:t xml:space="preserve"> into slices</w:t>
      </w:r>
      <w:r w:rsidR="00B03162">
        <w:t xml:space="preserve"> of 4-8 µm thickness</w:t>
      </w:r>
      <w:r>
        <w:t>, dried and fixated on</w:t>
      </w:r>
      <w:r w:rsidR="00B03162">
        <w:t xml:space="preserve"> a</w:t>
      </w:r>
      <w:r>
        <w:t xml:space="preserve"> Si</w:t>
      </w:r>
      <w:r w:rsidRPr="00565321">
        <w:rPr>
          <w:vertAlign w:val="subscript"/>
        </w:rPr>
        <w:t>3</w:t>
      </w:r>
      <w:r>
        <w:t>N</w:t>
      </w:r>
      <w:r w:rsidRPr="00565321">
        <w:rPr>
          <w:vertAlign w:val="subscript"/>
        </w:rPr>
        <w:t>4</w:t>
      </w:r>
      <w:r>
        <w:t xml:space="preserve"> widow </w:t>
      </w:r>
      <w:r w:rsidR="00B03162">
        <w:t>(</w:t>
      </w:r>
      <w:r>
        <w:t>100</w:t>
      </w:r>
      <w:r w:rsidR="00565321">
        <w:t xml:space="preserve"> nm thicknes</w:t>
      </w:r>
      <w:r w:rsidR="00B03162">
        <w:t>s) with 2.5% formaldehyde</w:t>
      </w:r>
      <w:r w:rsidR="00565321">
        <w:t>.</w:t>
      </w:r>
      <w:r w:rsidR="009776D2">
        <w:t xml:space="preserve"> </w:t>
      </w:r>
      <w:r w:rsidR="0069737A">
        <w:t>An</w:t>
      </w:r>
      <w:r w:rsidR="009776D2">
        <w:t xml:space="preserve"> excitation energy of 1 keV was chosen</w:t>
      </w:r>
      <w:r w:rsidR="0069737A">
        <w:t xml:space="preserve">, </w:t>
      </w:r>
      <w:r w:rsidR="00D5679B">
        <w:t>which is</w:t>
      </w:r>
      <w:r w:rsidR="001F24C1">
        <w:t xml:space="preserve"> </w:t>
      </w:r>
      <w:r w:rsidR="009776D2">
        <w:t xml:space="preserve">above and close to the Fe LI-edge (0.8446 keV). The nominal SPIO particle size was </w:t>
      </w:r>
      <w:r w:rsidR="001F24C1">
        <w:t xml:space="preserve">specified to be </w:t>
      </w:r>
      <w:r w:rsidR="009776D2">
        <w:t>10 nm, but agglomerations of the attached lipids were expected.</w:t>
      </w:r>
    </w:p>
    <w:p w14:paraId="5BD73AE8" w14:textId="3BF41DAE" w:rsidR="0079441C" w:rsidRDefault="005C14A9" w:rsidP="001C0A36">
      <w:pPr>
        <w:pStyle w:val="IUCrbodytext"/>
      </w:pPr>
      <w:r>
        <w:t>The t</w:t>
      </w:r>
      <w:r w:rsidR="009776D2">
        <w:t xml:space="preserve">issue was scanned with 100 nm step size and 50 </w:t>
      </w:r>
      <w:proofErr w:type="spellStart"/>
      <w:r w:rsidR="009776D2">
        <w:t>ms</w:t>
      </w:r>
      <w:proofErr w:type="spellEnd"/>
      <w:r w:rsidR="009776D2">
        <w:t xml:space="preserve"> acquisition time</w:t>
      </w:r>
      <w:r>
        <w:t xml:space="preserve"> in a range of 400 x 400 pixel</w:t>
      </w:r>
      <w:r w:rsidR="009776D2">
        <w:t xml:space="preserve">. </w:t>
      </w:r>
      <w:r>
        <w:t>The resulting maps</w:t>
      </w:r>
      <w:r w:rsidR="009776D2">
        <w:t xml:space="preserve"> are shown in </w:t>
      </w:r>
      <w:r w:rsidR="009776D2">
        <w:fldChar w:fldCharType="begin"/>
      </w:r>
      <w:r w:rsidR="009776D2">
        <w:instrText xml:space="preserve"> REF _Ref515535501 \r \h </w:instrText>
      </w:r>
      <w:r w:rsidR="009776D2">
        <w:fldChar w:fldCharType="separate"/>
      </w:r>
      <w:r w:rsidR="009776D2">
        <w:t>Figure 6</w:t>
      </w:r>
      <w:r w:rsidR="009776D2">
        <w:fldChar w:fldCharType="end"/>
      </w:r>
      <w:r w:rsidR="009776D2">
        <w:t xml:space="preserve"> </w:t>
      </w:r>
      <w:r>
        <w:t>where the</w:t>
      </w:r>
      <w:r w:rsidR="009776D2">
        <w:t xml:space="preserve"> detected C intensity</w:t>
      </w:r>
      <w:r>
        <w:t xml:space="preserve"> is depicted</w:t>
      </w:r>
      <w:r w:rsidR="009776D2">
        <w:t xml:space="preserve"> in blue </w:t>
      </w:r>
      <w:r>
        <w:t>whereas</w:t>
      </w:r>
      <w:r w:rsidR="009776D2">
        <w:t xml:space="preserve"> red</w:t>
      </w:r>
      <w:r>
        <w:t xml:space="preserve"> represents the occurrence of Fe</w:t>
      </w:r>
      <w:r w:rsidR="009776D2">
        <w:t xml:space="preserve">. </w:t>
      </w:r>
      <w:r w:rsidR="0079441C">
        <w:t xml:space="preserve">Figure 7 shows a transmission image of the exact same area, so that structural and elemental information can be correlated. </w:t>
      </w:r>
      <w:r w:rsidR="000D3B37">
        <w:t xml:space="preserve">Since we know that </w:t>
      </w:r>
      <w:r w:rsidR="009776D2">
        <w:t xml:space="preserve">BAT </w:t>
      </w:r>
      <w:r w:rsidR="00C05B7B">
        <w:t xml:space="preserve">contains more C </w:t>
      </w:r>
      <w:r w:rsidR="009776D2">
        <w:t xml:space="preserve">than blood vessels </w:t>
      </w:r>
      <w:r w:rsidR="00773BA6">
        <w:t>we can conclude that the areas where high concentrations of C are detected correspond to</w:t>
      </w:r>
      <w:r w:rsidR="009776D2">
        <w:t xml:space="preserve"> BAT. </w:t>
      </w:r>
      <w:r w:rsidR="00C05B7B">
        <w:t>Furthermore, as the n</w:t>
      </w:r>
      <w:r w:rsidR="009776D2">
        <w:t xml:space="preserve">atural concentration of Fe </w:t>
      </w:r>
      <w:r w:rsidR="00C05B7B">
        <w:t xml:space="preserve">in organic tissue lies </w:t>
      </w:r>
      <w:r w:rsidR="009776D2">
        <w:t>below the detection limit and</w:t>
      </w:r>
      <w:r w:rsidR="00A9561E">
        <w:t xml:space="preserve">, </w:t>
      </w:r>
      <w:r w:rsidR="00C05B7B">
        <w:t xml:space="preserve">the detected </w:t>
      </w:r>
      <w:r w:rsidR="009776D2">
        <w:t>Fe fluorescence</w:t>
      </w:r>
      <w:r w:rsidR="00C05B7B">
        <w:t xml:space="preserve"> must</w:t>
      </w:r>
      <w:r w:rsidR="009776D2">
        <w:t xml:space="preserve"> correspond to the </w:t>
      </w:r>
      <w:r w:rsidR="002F2406">
        <w:t>occurrence of</w:t>
      </w:r>
      <w:r w:rsidR="009776D2">
        <w:t xml:space="preserve"> SPIO-lipoproteins.</w:t>
      </w:r>
      <w:r w:rsidR="00A9561E">
        <w:t xml:space="preserve"> </w:t>
      </w:r>
    </w:p>
    <w:p w14:paraId="2B460131" w14:textId="3D726F10" w:rsidR="001C0A36" w:rsidRDefault="0079441C" w:rsidP="001C0A36">
      <w:pPr>
        <w:pStyle w:val="IUCrbodytext"/>
      </w:pPr>
      <w:r>
        <w:t xml:space="preserve">For the cold activated tissue in </w:t>
      </w:r>
      <w:r>
        <w:fldChar w:fldCharType="begin"/>
      </w:r>
      <w:r>
        <w:instrText xml:space="preserve"> REF _Ref516572188 \r \h </w:instrText>
      </w:r>
      <w:r>
        <w:fldChar w:fldCharType="separate"/>
      </w:r>
      <w:r>
        <w:t>Figure 7</w:t>
      </w:r>
      <w:r>
        <w:fldChar w:fldCharType="end"/>
      </w:r>
      <w:r>
        <w:t xml:space="preserve">, the area in the black rectangle was scanned 3 times with 50 </w:t>
      </w:r>
      <w:proofErr w:type="spellStart"/>
      <w:r>
        <w:t>ms</w:t>
      </w:r>
      <w:proofErr w:type="spellEnd"/>
      <w:r>
        <w:t xml:space="preserve"> each. In the transmission image, this area appears much brighter than the rest, indicating that</w:t>
      </w:r>
      <w:r w:rsidR="00911593">
        <w:t xml:space="preserve"> </w:t>
      </w:r>
      <w:r>
        <w:t xml:space="preserve">radiation damage </w:t>
      </w:r>
      <w:r w:rsidR="001C212D">
        <w:t>has taken</w:t>
      </w:r>
      <w:r>
        <w:t xml:space="preserve"> place.</w:t>
      </w:r>
    </w:p>
    <w:p w14:paraId="37A8893F" w14:textId="7C09FA02" w:rsidR="009776D2" w:rsidRDefault="003F3D05" w:rsidP="001C0A36">
      <w:pPr>
        <w:pStyle w:val="IUCrbodytext"/>
      </w:pPr>
      <w:r>
        <w:lastRenderedPageBreak/>
        <w:t>For a well-grounded study of th</w:t>
      </w:r>
      <w:r w:rsidR="00A73BFF">
        <w:t>is</w:t>
      </w:r>
      <w:r>
        <w:t xml:space="preserve"> </w:t>
      </w:r>
      <w:r w:rsidR="00A9561E">
        <w:t>biomedical research question</w:t>
      </w:r>
      <w:r w:rsidR="001A4827">
        <w:t>,</w:t>
      </w:r>
      <w:r>
        <w:t xml:space="preserve"> further measurements with higher statistics </w:t>
      </w:r>
      <w:proofErr w:type="gramStart"/>
      <w:r>
        <w:t>have to</w:t>
      </w:r>
      <w:proofErr w:type="gramEnd"/>
      <w:r>
        <w:t xml:space="preserve"> be performed.</w:t>
      </w:r>
    </w:p>
    <w:p w14:paraId="57A6048F" w14:textId="609C1530" w:rsidR="003F3D05" w:rsidRDefault="003F3D05" w:rsidP="001C0A36">
      <w:pPr>
        <w:pStyle w:val="IUCrbodytext"/>
      </w:pPr>
      <w:r>
        <w:t xml:space="preserve">Nevertheless, this example </w:t>
      </w:r>
      <w:r w:rsidR="001A4827">
        <w:t xml:space="preserve">demonstrates the potential and </w:t>
      </w:r>
      <w:r>
        <w:t xml:space="preserve">possibilities of the </w:t>
      </w:r>
      <w:proofErr w:type="spellStart"/>
      <w:r>
        <w:t>AnImaX</w:t>
      </w:r>
      <w:proofErr w:type="spellEnd"/>
      <w:r>
        <w:t xml:space="preserve"> endstation with </w:t>
      </w:r>
      <w:r w:rsidR="007E6EE2">
        <w:t>a</w:t>
      </w:r>
      <w:r>
        <w:t xml:space="preserve"> large solid angle of detection in combination with the very brilliant beamline P04 at Petra III. To the best of </w:t>
      </w:r>
      <w:r w:rsidR="00B95933">
        <w:t xml:space="preserve">our </w:t>
      </w:r>
      <w:r>
        <w:t xml:space="preserve">knowledge, 50 </w:t>
      </w:r>
      <w:proofErr w:type="spellStart"/>
      <w:r>
        <w:t>ms</w:t>
      </w:r>
      <w:proofErr w:type="spellEnd"/>
      <w:r>
        <w:t xml:space="preserve"> acquisition time for </w:t>
      </w:r>
      <w:r w:rsidR="001A4827">
        <w:t xml:space="preserve">the </w:t>
      </w:r>
      <w:r>
        <w:t xml:space="preserve">imaging of biomedical applications in the soft and tender X-ray range </w:t>
      </w:r>
      <w:r w:rsidR="00B95933">
        <w:t xml:space="preserve">have not </w:t>
      </w:r>
      <w:r w:rsidR="001A4827">
        <w:t xml:space="preserve">yet </w:t>
      </w:r>
      <w:r w:rsidR="00B95933">
        <w:t>been achieved</w:t>
      </w:r>
      <w:r w:rsidR="001A4827">
        <w:t xml:space="preserve"> elsewher</w:t>
      </w:r>
      <w:r w:rsidR="00DE2B5A">
        <w:t>e</w:t>
      </w:r>
      <w:r>
        <w:t>.</w:t>
      </w:r>
    </w:p>
    <w:p w14:paraId="1709D784" w14:textId="77777777" w:rsidR="00446825" w:rsidRDefault="0008630F" w:rsidP="00B742ED">
      <w:pPr>
        <w:pStyle w:val="IUCrheading2"/>
      </w:pPr>
      <w:r>
        <w:t>Radiation</w:t>
      </w:r>
      <w:r w:rsidR="00D37D96">
        <w:t xml:space="preserve"> damage - absorbed</w:t>
      </w:r>
      <w:r>
        <w:t xml:space="preserve"> dose estimation</w:t>
      </w:r>
    </w:p>
    <w:p w14:paraId="6F9D9634" w14:textId="43B00B35" w:rsidR="0008630F" w:rsidRDefault="0008630F" w:rsidP="00B742ED">
      <w:pPr>
        <w:pStyle w:val="IUCrbodytext"/>
      </w:pPr>
      <w:r>
        <w:t xml:space="preserve">As shown in the previous section, radiation damage in life science samples </w:t>
      </w:r>
      <w:r w:rsidR="0002743E">
        <w:t xml:space="preserve">can </w:t>
      </w:r>
      <w:r w:rsidR="00280517">
        <w:t xml:space="preserve">already </w:t>
      </w:r>
      <w:r w:rsidR="0002743E">
        <w:t>be</w:t>
      </w:r>
      <w:r w:rsidR="00280517">
        <w:t xml:space="preserve"> </w:t>
      </w:r>
      <w:r>
        <w:t xml:space="preserve">observed for very short measurement times of 50 </w:t>
      </w:r>
      <w:proofErr w:type="spellStart"/>
      <w:r>
        <w:t>ms</w:t>
      </w:r>
      <w:proofErr w:type="spellEnd"/>
      <w:r>
        <w:t xml:space="preserve"> to 150 </w:t>
      </w:r>
      <w:proofErr w:type="spellStart"/>
      <w:r>
        <w:t>ms</w:t>
      </w:r>
      <w:proofErr w:type="spellEnd"/>
      <w:r w:rsidR="00280517">
        <w:t xml:space="preserve"> per pixel</w:t>
      </w:r>
      <w:r>
        <w:t xml:space="preserve">. </w:t>
      </w:r>
      <w:r w:rsidR="00280517">
        <w:t xml:space="preserve">A first indicator for the estimation of </w:t>
      </w:r>
      <w:r>
        <w:t>radiation damage</w:t>
      </w:r>
      <w:r w:rsidR="00280517">
        <w:t xml:space="preserve"> is</w:t>
      </w:r>
      <w:r>
        <w:t xml:space="preserve"> the absorbed dose </w:t>
      </w:r>
      <m:oMath>
        <m:r>
          <w:rPr>
            <w:rFonts w:ascii="Cambria Math" w:hAnsi="Cambria Math"/>
          </w:rPr>
          <m:t>D</m:t>
        </m:r>
      </m:oMath>
      <w:r w:rsidR="007D3841">
        <w:t xml:space="preserve">. Depending on </w:t>
      </w:r>
      <w:r w:rsidR="00E537B0">
        <w:t xml:space="preserve">the </w:t>
      </w:r>
      <w:r w:rsidR="007D3841">
        <w:t>application</w:t>
      </w:r>
      <w:r w:rsidR="00B742ED">
        <w:t>,</w:t>
      </w:r>
      <w:r w:rsidR="00E537B0">
        <w:t xml:space="preserve"> signs of</w:t>
      </w:r>
      <w:r w:rsidR="007D3841">
        <w:t xml:space="preserve"> radiation damage </w:t>
      </w:r>
      <w:r w:rsidR="00E537B0">
        <w:t>were</w:t>
      </w:r>
      <w:r w:rsidR="007D3841">
        <w:t xml:space="preserve"> observed </w:t>
      </w:r>
      <w:r w:rsidR="00E23A22">
        <w:t>for</w:t>
      </w:r>
      <w:r w:rsidR="007D3841">
        <w:t xml:space="preserve"> </w:t>
      </w:r>
      <m:oMath>
        <m:r>
          <w:rPr>
            <w:rFonts w:ascii="Cambria Math" w:hAnsi="Cambria Math"/>
          </w:rPr>
          <m:t>D</m:t>
        </m:r>
      </m:oMath>
      <w:r w:rsidR="00065349">
        <w:t xml:space="preserve"> </w:t>
      </w:r>
      <w:r w:rsidR="007D3841">
        <w:t>=10</w:t>
      </w:r>
      <w:r w:rsidR="007D3841" w:rsidRPr="00B742ED">
        <w:rPr>
          <w:vertAlign w:val="superscript"/>
        </w:rPr>
        <w:t>4</w:t>
      </w:r>
      <w:r w:rsidR="007D3841">
        <w:t xml:space="preserve"> </w:t>
      </w:r>
      <w:proofErr w:type="spellStart"/>
      <w:r w:rsidR="007D3841">
        <w:t>Gy</w:t>
      </w:r>
      <w:proofErr w:type="spellEnd"/>
      <w:r w:rsidR="007D3841">
        <w:t xml:space="preserve"> </w:t>
      </w:r>
      <w:r w:rsidR="00E23A22">
        <w:t xml:space="preserve">for unfixed hydrated biological samples (Schneider et al., 1998), for </w:t>
      </w:r>
      <m:oMath>
        <m:r>
          <w:rPr>
            <w:rFonts w:ascii="Cambria Math" w:hAnsi="Cambria Math"/>
          </w:rPr>
          <m:t>D</m:t>
        </m:r>
      </m:oMath>
      <w:r w:rsidR="00E23A22">
        <w:t>=10</w:t>
      </w:r>
      <w:r w:rsidR="00E23A22" w:rsidRPr="000B3EDD">
        <w:rPr>
          <w:vertAlign w:val="superscript"/>
        </w:rPr>
        <w:t>5</w:t>
      </w:r>
      <w:r w:rsidR="00E23A22">
        <w:t xml:space="preserve"> </w:t>
      </w:r>
      <w:proofErr w:type="spellStart"/>
      <w:r w:rsidR="00E23A22">
        <w:t>Gy</w:t>
      </w:r>
      <w:proofErr w:type="spellEnd"/>
      <w:r w:rsidR="00E23A22">
        <w:t xml:space="preserve"> for ascidian blood cells (</w:t>
      </w:r>
      <w:proofErr w:type="spellStart"/>
      <w:r w:rsidR="00E23A22">
        <w:t>Fayard</w:t>
      </w:r>
      <w:proofErr w:type="spellEnd"/>
      <w:r w:rsidR="00E23A22">
        <w:t xml:space="preserve"> et al. 2009) </w:t>
      </w:r>
      <w:r w:rsidR="00E537B0">
        <w:t>and</w:t>
      </w:r>
      <w:r w:rsidR="00E23A22">
        <w:t xml:space="preserve"> </w:t>
      </w:r>
      <m:oMath>
        <m:r>
          <w:rPr>
            <w:rFonts w:ascii="Cambria Math" w:hAnsi="Cambria Math"/>
          </w:rPr>
          <m:t>D</m:t>
        </m:r>
      </m:oMath>
      <w:r w:rsidR="00065349">
        <w:t xml:space="preserve"> </w:t>
      </w:r>
      <w:r w:rsidR="000B3EDD">
        <w:t>≈</w:t>
      </w:r>
      <w:r w:rsidR="00065349">
        <w:t xml:space="preserve"> </w:t>
      </w:r>
      <w:r w:rsidR="00E23A22">
        <w:t>10</w:t>
      </w:r>
      <w:r w:rsidR="00E23A22" w:rsidRPr="000B3EDD">
        <w:rPr>
          <w:vertAlign w:val="superscript"/>
        </w:rPr>
        <w:t>7</w:t>
      </w:r>
      <w:r w:rsidR="00E23A22">
        <w:t xml:space="preserve"> </w:t>
      </w:r>
      <w:proofErr w:type="spellStart"/>
      <w:r w:rsidR="00E23A22">
        <w:t>Gy</w:t>
      </w:r>
      <w:proofErr w:type="spellEnd"/>
      <w:r w:rsidR="00E23A22">
        <w:t xml:space="preserve"> for formalin fixed cells (</w:t>
      </w:r>
      <w:proofErr w:type="spellStart"/>
      <w:r w:rsidR="00E23A22">
        <w:t>Gianoncelli</w:t>
      </w:r>
      <w:proofErr w:type="spellEnd"/>
      <w:r w:rsidR="00E23A22">
        <w:t xml:space="preserve"> et al., 2015)</w:t>
      </w:r>
      <w:r w:rsidR="007D3841">
        <w:t xml:space="preserve">. The absorbed dose is defined as the ratio of the absorbed energy </w:t>
      </w:r>
      <m:oMath>
        <m:r>
          <w:rPr>
            <w:rFonts w:ascii="Cambria Math" w:hAnsi="Cambria Math"/>
          </w:rPr>
          <m:t>∆E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∙h</m:t>
        </m:r>
        <m:r>
          <w:rPr>
            <w:rFonts w:ascii="Cambria Math" w:hAnsi="Cambria Math"/>
          </w:rPr>
          <m:t>υ</m:t>
        </m:r>
      </m:oMath>
      <w:r w:rsidR="007D3841">
        <w:t xml:space="preserve"> and the mass </w:t>
      </w:r>
      <m:oMath>
        <m:r>
          <w:rPr>
            <w:rFonts w:ascii="Cambria Math" w:hAnsi="Cambria Math"/>
          </w:rPr>
          <m:t>m</m:t>
        </m:r>
      </m:oMath>
      <w:r w:rsidR="007D3841">
        <w:t>:</w:t>
      </w:r>
    </w:p>
    <w:p w14:paraId="0B982C06" w14:textId="77777777" w:rsidR="007D3841" w:rsidRPr="007D3841" w:rsidRDefault="007D3841" w:rsidP="00B742ED">
      <w:pPr>
        <w:pStyle w:val="IUCrbodytext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∆E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3C8F0B03" w14:textId="30DA134A" w:rsidR="007D3841" w:rsidRDefault="000D74E6" w:rsidP="00B742ED">
      <w:pPr>
        <w:pStyle w:val="IUCrbodytext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7D3841">
        <w:t xml:space="preserve"> is the number of absorbed photons and </w:t>
      </w:r>
      <m:oMath>
        <m:r>
          <w:rPr>
            <w:rFonts w:ascii="Cambria Math" w:hAnsi="Cambria Math"/>
          </w:rPr>
          <m:t>hυ</m:t>
        </m:r>
      </m:oMath>
      <w:r w:rsidR="00214946">
        <w:t xml:space="preserve"> </w:t>
      </w:r>
      <w:r w:rsidR="007D3841">
        <w:t>their energy.</w:t>
      </w:r>
      <w:r w:rsidR="00326C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7D3841">
        <w:rPr>
          <w:vertAlign w:val="subscript"/>
        </w:rPr>
        <w:t xml:space="preserve"> </w:t>
      </w:r>
      <w:r w:rsidR="007D3841">
        <w:t>can be calculated</w:t>
      </w:r>
      <w:r>
        <w:t xml:space="preserve"> based on</w:t>
      </w:r>
      <w:r w:rsidR="007D3841">
        <w:t xml:space="preserve"> the chemical composition, </w:t>
      </w:r>
      <w:r>
        <w:t xml:space="preserve">the </w:t>
      </w:r>
      <w:r w:rsidR="007D3841">
        <w:t xml:space="preserve">density </w:t>
      </w:r>
      <w:r w:rsidR="00B742ED">
        <w:t xml:space="preserve">ρ </w:t>
      </w:r>
      <w:r w:rsidR="007D3841">
        <w:t xml:space="preserve">and </w:t>
      </w:r>
      <w:r>
        <w:t xml:space="preserve">the </w:t>
      </w:r>
      <w:r w:rsidR="007D3841">
        <w:t>thickness</w:t>
      </w:r>
      <w:r w:rsidR="00B742ED">
        <w:t xml:space="preserve"> </w:t>
      </w:r>
      <m:oMath>
        <m:r>
          <w:rPr>
            <w:rFonts w:ascii="Cambria Math" w:hAnsi="Cambria Math"/>
          </w:rPr>
          <m:t>d</m:t>
        </m:r>
      </m:oMath>
      <w:r w:rsidR="007D3841">
        <w:t xml:space="preserve"> of </w:t>
      </w:r>
      <w:r>
        <w:t xml:space="preserve">the </w:t>
      </w:r>
      <w:r w:rsidR="007D3841">
        <w:t xml:space="preserve">sample. The mass can be estimated </w:t>
      </w:r>
      <w:r>
        <w:t>by assuming a</w:t>
      </w:r>
      <w:r w:rsidR="007D3841">
        <w:t xml:space="preserve"> rectang</w:t>
      </w:r>
      <w:r>
        <w:t>ular</w:t>
      </w:r>
      <w:r w:rsidR="007D3841">
        <w:t xml:space="preserve"> </w:t>
      </w:r>
      <w:r w:rsidR="00B742ED">
        <w:t xml:space="preserve">illumination (Volume ≈ 100 nm x 100 nm x </w:t>
      </w:r>
      <m:oMath>
        <m:r>
          <w:rPr>
            <w:rFonts w:ascii="Cambria Math" w:hAnsi="Cambria Math"/>
          </w:rPr>
          <m:t>d</m:t>
        </m:r>
      </m:oMath>
      <w:r w:rsidR="00B742ED">
        <w:t xml:space="preserve">) and </w:t>
      </w:r>
      <w:r>
        <w:t xml:space="preserve">the sample’s </w:t>
      </w:r>
      <w:r w:rsidR="00B742ED">
        <w:t xml:space="preserve">density ρ. </w:t>
      </w:r>
    </w:p>
    <w:p w14:paraId="56A64449" w14:textId="2053C252" w:rsidR="007D3841" w:rsidRDefault="007D3841" w:rsidP="00B742ED">
      <w:pPr>
        <w:pStyle w:val="IUCrbodytext"/>
      </w:pPr>
      <w:r>
        <w:t>Table 4 shows the elemental formulas and densities</w:t>
      </w:r>
      <w:r w:rsidR="00B742ED">
        <w:t xml:space="preserve"> used for the dose estimation as well as the result</w:t>
      </w:r>
      <w:r w:rsidR="00552443">
        <w:t>s of the calculated absorbed doses</w:t>
      </w:r>
      <w:r w:rsidR="00B742ED">
        <w:t xml:space="preserve"> for 5 µm and 10 µm thick samples</w:t>
      </w:r>
      <w:r w:rsidR="00552443">
        <w:t xml:space="preserve"> and 100 </w:t>
      </w:r>
      <w:proofErr w:type="spellStart"/>
      <w:r w:rsidR="00552443">
        <w:t>ms</w:t>
      </w:r>
      <w:proofErr w:type="spellEnd"/>
      <w:r w:rsidR="00552443">
        <w:t xml:space="preserve"> acquisition time</w:t>
      </w:r>
      <w:r w:rsidR="00B742ED">
        <w:t>.</w:t>
      </w:r>
      <w:r w:rsidR="00552443">
        <w:t xml:space="preserve"> </w:t>
      </w:r>
      <w:r w:rsidR="008831CB">
        <w:t xml:space="preserve">The results in table 4 demonstrate that </w:t>
      </w:r>
      <w:r w:rsidR="00552443">
        <w:t>for all examples</w:t>
      </w:r>
      <w:r w:rsidR="008831CB">
        <w:t>,</w:t>
      </w:r>
      <w:r w:rsidR="00552443">
        <w:t xml:space="preserve"> the absorbed dose </w:t>
      </w:r>
      <w:r w:rsidR="008831CB">
        <w:t>lies</w:t>
      </w:r>
      <w:r w:rsidR="00552443">
        <w:t xml:space="preserve"> in the range </w:t>
      </w:r>
      <w:r w:rsidR="008831CB">
        <w:t>between</w:t>
      </w:r>
      <w:r w:rsidR="00552443">
        <w:t xml:space="preserve"> </w:t>
      </w:r>
      <w:r w:rsidR="00D37D96">
        <w:t>5.5</w:t>
      </w:r>
      <w:r w:rsidR="00552443">
        <w:t>*10</w:t>
      </w:r>
      <w:r w:rsidR="00552443" w:rsidRPr="00552443">
        <w:rPr>
          <w:vertAlign w:val="superscript"/>
        </w:rPr>
        <w:t>5</w:t>
      </w:r>
      <w:r w:rsidR="00D37D96">
        <w:t xml:space="preserve"> </w:t>
      </w:r>
      <w:r w:rsidR="008831CB">
        <w:t>and</w:t>
      </w:r>
      <w:r w:rsidR="00D37D96">
        <w:t xml:space="preserve"> 9.5</w:t>
      </w:r>
      <w:r w:rsidR="00552443">
        <w:t>*10</w:t>
      </w:r>
      <w:r w:rsidR="00552443" w:rsidRPr="00552443">
        <w:rPr>
          <w:vertAlign w:val="superscript"/>
        </w:rPr>
        <w:t>5</w:t>
      </w:r>
      <w:r w:rsidR="00552443">
        <w:t xml:space="preserve"> </w:t>
      </w:r>
      <w:proofErr w:type="spellStart"/>
      <w:r w:rsidR="00552443">
        <w:t>Gy</w:t>
      </w:r>
      <w:proofErr w:type="spellEnd"/>
      <w:r w:rsidR="008831CB">
        <w:t>. As mentioned above, these are values for which radiation</w:t>
      </w:r>
      <w:r w:rsidR="00214946">
        <w:t xml:space="preserve"> </w:t>
      </w:r>
      <w:r w:rsidR="008831CB">
        <w:t>damage would already occur.</w:t>
      </w:r>
    </w:p>
    <w:p w14:paraId="43968853" w14:textId="5FB3A2E1" w:rsidR="00552443" w:rsidRPr="00B742ED" w:rsidRDefault="00552443" w:rsidP="00B742ED">
      <w:pPr>
        <w:pStyle w:val="IUCrbodytext"/>
        <w:rPr>
          <w:vertAlign w:val="superscript"/>
        </w:rPr>
      </w:pPr>
      <w:r>
        <w:t>Th</w:t>
      </w:r>
      <w:r w:rsidR="0021033B">
        <w:t>ese</w:t>
      </w:r>
      <w:r>
        <w:t xml:space="preserve"> considerations show the necessity of </w:t>
      </w:r>
      <w:r w:rsidR="0021033B">
        <w:t xml:space="preserve">a </w:t>
      </w:r>
      <w:r>
        <w:t xml:space="preserve">cryogenic atmosphere for applications in live science. Under cryogenic </w:t>
      </w:r>
      <w:r w:rsidR="00BA05E4">
        <w:t>conditions,</w:t>
      </w:r>
      <w:r>
        <w:t xml:space="preserve"> radiation damage is strongly reduced </w:t>
      </w:r>
      <w:r w:rsidR="00BA05E4">
        <w:t>a</w:t>
      </w:r>
      <w:r w:rsidR="00214946">
        <w:t>nd</w:t>
      </w:r>
      <w:r w:rsidR="00BA05E4">
        <w:t xml:space="preserve"> would only occur for</w:t>
      </w:r>
      <w:r>
        <w:t xml:space="preserve"> absorbed doses </w:t>
      </w:r>
      <w:r w:rsidR="00BA05E4">
        <w:t xml:space="preserve">in the range </w:t>
      </w:r>
      <w:r>
        <w:t>of 10</w:t>
      </w:r>
      <w:r w:rsidR="008803D0">
        <w:rPr>
          <w:vertAlign w:val="superscript"/>
        </w:rPr>
        <w:t>8</w:t>
      </w:r>
      <w:r>
        <w:t xml:space="preserve"> </w:t>
      </w:r>
      <w:r w:rsidR="008803D0">
        <w:t>– 10</w:t>
      </w:r>
      <w:r w:rsidR="008803D0" w:rsidRPr="008803D0">
        <w:rPr>
          <w:vertAlign w:val="superscript"/>
        </w:rPr>
        <w:t>9</w:t>
      </w:r>
      <w:r w:rsidR="008803D0">
        <w:t xml:space="preserve"> </w:t>
      </w:r>
      <w:proofErr w:type="spellStart"/>
      <w:r>
        <w:t>Gy</w:t>
      </w:r>
      <w:proofErr w:type="spellEnd"/>
      <w:r>
        <w:t xml:space="preserve"> </w:t>
      </w:r>
      <w:r w:rsidR="008803D0">
        <w:t>(Schneider et al., 1998)</w:t>
      </w:r>
      <w:r>
        <w:t xml:space="preserve">. </w:t>
      </w:r>
      <w:r w:rsidR="00BA05E4">
        <w:t>Hence a</w:t>
      </w:r>
      <w:r>
        <w:t xml:space="preserve"> cryogenic atmosphere would allow much better statistics and is</w:t>
      </w:r>
      <w:r w:rsidR="00BA05E4">
        <w:t xml:space="preserve"> therefore</w:t>
      </w:r>
      <w:r>
        <w:t xml:space="preserve"> mandatory for quantitative analysis.</w:t>
      </w:r>
    </w:p>
    <w:p w14:paraId="00F8AFE6" w14:textId="77777777" w:rsidR="00884D37" w:rsidRDefault="00F46C63" w:rsidP="00F46C63">
      <w:pPr>
        <w:pStyle w:val="IUCrheading1"/>
      </w:pPr>
      <w:r>
        <w:t>Conclusion</w:t>
      </w:r>
    </w:p>
    <w:p w14:paraId="5F80B291" w14:textId="5E4DDD55" w:rsidR="00941DE6" w:rsidRDefault="001D26AD" w:rsidP="00941DE6">
      <w:pPr>
        <w:pStyle w:val="IUCrbodytext"/>
      </w:pPr>
      <w:r>
        <w:t>T</w:t>
      </w:r>
      <w:r w:rsidR="00941DE6">
        <w:t xml:space="preserve">he </w:t>
      </w:r>
      <w:proofErr w:type="spellStart"/>
      <w:r w:rsidR="00941DE6">
        <w:t>AnImaX</w:t>
      </w:r>
      <w:proofErr w:type="spellEnd"/>
      <w:r w:rsidR="00941DE6">
        <w:t xml:space="preserve"> endstation</w:t>
      </w:r>
      <w:r>
        <w:t xml:space="preserve"> is</w:t>
      </w:r>
      <w:r w:rsidR="00941DE6">
        <w:t xml:space="preserve"> a flexible X-ray Microscope, which can be operated in full-field as well as in scanning mode. </w:t>
      </w:r>
      <w:r>
        <w:t>Since we have enabled o</w:t>
      </w:r>
      <w:r w:rsidR="00941DE6">
        <w:t xml:space="preserve">n-the-fly mapping </w:t>
      </w:r>
      <w:r>
        <w:t>for the scanning mode</w:t>
      </w:r>
      <w:r w:rsidR="00941DE6">
        <w:t xml:space="preserve">, </w:t>
      </w:r>
      <w:r>
        <w:t>very time-efficient</w:t>
      </w:r>
      <w:r w:rsidR="00941DE6">
        <w:t xml:space="preserve"> </w:t>
      </w:r>
      <w:r>
        <w:t>mappings</w:t>
      </w:r>
      <w:r w:rsidR="00941DE6">
        <w:t xml:space="preserve"> of dose</w:t>
      </w:r>
      <w:r>
        <w:t>-</w:t>
      </w:r>
      <w:r w:rsidR="00941DE6">
        <w:t>sensitive samples</w:t>
      </w:r>
      <w:r w:rsidR="00214946">
        <w:t xml:space="preserve"> are achievable</w:t>
      </w:r>
      <w:r>
        <w:t xml:space="preserve">, which is of great advantage for the </w:t>
      </w:r>
      <w:r>
        <w:lastRenderedPageBreak/>
        <w:t>investigation of biological samples</w:t>
      </w:r>
      <w:r w:rsidR="00941DE6">
        <w:t xml:space="preserve">. </w:t>
      </w:r>
      <w:r w:rsidR="002129CF">
        <w:t>Furthermore,</w:t>
      </w:r>
      <w:r w:rsidR="00752422">
        <w:t xml:space="preserve"> </w:t>
      </w:r>
      <w:r w:rsidR="002129CF">
        <w:t xml:space="preserve">an </w:t>
      </w:r>
      <w:r w:rsidR="00941DE6">
        <w:t xml:space="preserve">energy-dispersive detector </w:t>
      </w:r>
      <w:r w:rsidR="00A91EFF">
        <w:t xml:space="preserve">(4-channel SDD) </w:t>
      </w:r>
      <w:r w:rsidR="002129CF">
        <w:t xml:space="preserve">provides additional </w:t>
      </w:r>
      <w:r w:rsidR="00941DE6">
        <w:t xml:space="preserve">elemental </w:t>
      </w:r>
      <w:r w:rsidR="002129CF">
        <w:t>information</w:t>
      </w:r>
      <w:r w:rsidR="00752422">
        <w:t>.</w:t>
      </w:r>
      <w:r w:rsidR="00941DE6">
        <w:t xml:space="preserve"> </w:t>
      </w:r>
    </w:p>
    <w:p w14:paraId="674F3E5D" w14:textId="31E9174B" w:rsidR="0060766B" w:rsidRDefault="00941DE6" w:rsidP="00941DE6">
      <w:pPr>
        <w:pStyle w:val="IUCrbodytext"/>
      </w:pPr>
      <w:r>
        <w:t>The implementation of the 4-channel SDD detector</w:t>
      </w:r>
      <w:r w:rsidR="0011407C">
        <w:t>, which was</w:t>
      </w:r>
      <w:r w:rsidR="004325E2">
        <w:t xml:space="preserve"> specially</w:t>
      </w:r>
      <w:r w:rsidR="0011407C">
        <w:t xml:space="preserve"> adapted for our setup, </w:t>
      </w:r>
      <w:r w:rsidR="00135CB6">
        <w:t xml:space="preserve">has been </w:t>
      </w:r>
      <w:r>
        <w:t xml:space="preserve">an important step to deliver correlated imaging </w:t>
      </w:r>
      <w:r w:rsidR="0011407C">
        <w:t>and investigate</w:t>
      </w:r>
      <w:r w:rsidR="00A52A72">
        <w:t xml:space="preserve"> the connection between structural and functional information </w:t>
      </w:r>
      <w:r w:rsidR="0011407C">
        <w:t xml:space="preserve">in biological </w:t>
      </w:r>
      <w:r w:rsidR="00A52A72">
        <w:t>sample</w:t>
      </w:r>
      <w:r w:rsidR="00135CB6">
        <w:t>s</w:t>
      </w:r>
      <w:r>
        <w:t xml:space="preserve">. </w:t>
      </w:r>
      <w:bookmarkStart w:id="2" w:name="_Hlk517015181"/>
      <w:r>
        <w:t>With its large solid angle of detection of up to 1.1</w:t>
      </w:r>
      <w:r w:rsidR="0011407C">
        <w:t xml:space="preserve"> </w:t>
      </w:r>
      <w:proofErr w:type="spellStart"/>
      <w:r w:rsidR="0011407C">
        <w:t>sr</w:t>
      </w:r>
      <w:proofErr w:type="spellEnd"/>
      <w:r w:rsidR="0011407C">
        <w:t>,</w:t>
      </w:r>
      <w:r w:rsidR="006315AC">
        <w:t xml:space="preserve"> </w:t>
      </w:r>
      <w:r>
        <w:t>acquisition times</w:t>
      </w:r>
      <w:r w:rsidR="0011407C">
        <w:t xml:space="preserve"> of</w:t>
      </w:r>
      <w:r>
        <w:t xml:space="preserve"> </w:t>
      </w:r>
      <w:r w:rsidR="006315AC">
        <w:t>l</w:t>
      </w:r>
      <w:r w:rsidR="0011407C">
        <w:t xml:space="preserve">ess than 100 </w:t>
      </w:r>
      <w:proofErr w:type="spellStart"/>
      <w:r w:rsidR="0011407C">
        <w:t>ms</w:t>
      </w:r>
      <w:proofErr w:type="spellEnd"/>
      <w:r>
        <w:t xml:space="preserve"> become possible.</w:t>
      </w:r>
      <w:bookmarkEnd w:id="2"/>
      <w:r>
        <w:t xml:space="preserve"> </w:t>
      </w:r>
      <w:r w:rsidR="0060766B">
        <w:t>With the help of well-defined reference samples</w:t>
      </w:r>
      <w:r w:rsidR="00C0691B">
        <w:t>,</w:t>
      </w:r>
      <w:r w:rsidR="0060766B">
        <w:t xml:space="preserve"> it was possible to specify the LOD for La, Cu and Fe for </w:t>
      </w:r>
      <w:r w:rsidR="00C0691B">
        <w:t>different</w:t>
      </w:r>
      <w:r w:rsidR="0060766B">
        <w:t xml:space="preserve"> acquisition times. </w:t>
      </w:r>
      <w:r w:rsidR="00135CB6">
        <w:t xml:space="preserve">As a result, we could determine that a LOD of 1ng/mm requires acquisition times of 2500 </w:t>
      </w:r>
      <w:proofErr w:type="spellStart"/>
      <w:r w:rsidR="00135CB6">
        <w:t>ms</w:t>
      </w:r>
      <w:proofErr w:type="spellEnd"/>
      <w:r w:rsidR="00135CB6">
        <w:t xml:space="preserve"> for La, 20 </w:t>
      </w:r>
      <w:proofErr w:type="spellStart"/>
      <w:r w:rsidR="00135CB6">
        <w:t>ms</w:t>
      </w:r>
      <w:proofErr w:type="spellEnd"/>
      <w:r w:rsidR="00135CB6">
        <w:t xml:space="preserve"> for Cu and 50 </w:t>
      </w:r>
      <w:proofErr w:type="spellStart"/>
      <w:r w:rsidR="00135CB6">
        <w:t>ms</w:t>
      </w:r>
      <w:proofErr w:type="spellEnd"/>
      <w:r w:rsidR="00135CB6">
        <w:t xml:space="preserve"> for Fe.</w:t>
      </w:r>
    </w:p>
    <w:p w14:paraId="66186B58" w14:textId="6D9705B5" w:rsidR="0060766B" w:rsidRDefault="0060766B" w:rsidP="0060766B">
      <w:pPr>
        <w:pStyle w:val="IUCrbodytext"/>
      </w:pPr>
      <w:r>
        <w:t xml:space="preserve">The potential of </w:t>
      </w:r>
      <w:proofErr w:type="spellStart"/>
      <w:r>
        <w:t>AnImaX</w:t>
      </w:r>
      <w:proofErr w:type="spellEnd"/>
      <w:r>
        <w:t xml:space="preserve"> for biomedical applications in life science was shown as a proof-of-principle for measurements </w:t>
      </w:r>
      <w:r w:rsidR="0079441C">
        <w:t>of</w:t>
      </w:r>
      <w:r>
        <w:t xml:space="preserve"> SPIO-</w:t>
      </w:r>
      <w:r w:rsidR="00135CB6">
        <w:t>lipoprotein</w:t>
      </w:r>
      <w:r>
        <w:t xml:space="preserve"> enriched BAT of cold activated </w:t>
      </w:r>
      <w:r w:rsidR="0079441C">
        <w:t>versus</w:t>
      </w:r>
      <w:r>
        <w:t xml:space="preserve"> control mice. </w:t>
      </w:r>
      <w:r w:rsidR="002C5887">
        <w:t xml:space="preserve">We were able to measure trace elements in these biomatrices with very short acquisition times of 50 </w:t>
      </w:r>
      <w:proofErr w:type="spellStart"/>
      <w:r w:rsidR="002C5887">
        <w:t>ms</w:t>
      </w:r>
      <w:proofErr w:type="spellEnd"/>
      <w:r w:rsidR="002C5887">
        <w:t xml:space="preserve">, which is unprecedented in this energy range. Thus, </w:t>
      </w:r>
      <w:proofErr w:type="spellStart"/>
      <w:r w:rsidR="002C5887">
        <w:t>AnImaX</w:t>
      </w:r>
      <w:proofErr w:type="spellEnd"/>
      <w:r w:rsidR="00911F93">
        <w:t xml:space="preserve"> opens possibilities for </w:t>
      </w:r>
      <w:r w:rsidR="00135CB6">
        <w:t>various</w:t>
      </w:r>
      <w:r w:rsidR="00911F93">
        <w:t xml:space="preserve"> research fields </w:t>
      </w:r>
      <w:r w:rsidR="00135CB6">
        <w:t>such as the</w:t>
      </w:r>
      <w:r w:rsidR="00911F93">
        <w:t xml:space="preserve"> investigation of</w:t>
      </w:r>
      <w:r w:rsidR="00135CB6">
        <w:t xml:space="preserve"> the</w:t>
      </w:r>
      <w:r w:rsidR="00911F93">
        <w:t xml:space="preserve"> toxicity of nanoparticles,</w:t>
      </w:r>
      <w:r w:rsidR="00135CB6">
        <w:t xml:space="preserve"> the</w:t>
      </w:r>
      <w:r w:rsidR="00911F93">
        <w:t xml:space="preserve"> development of drug carriers or</w:t>
      </w:r>
      <w:r w:rsidR="00135CB6">
        <w:t xml:space="preserve"> the processes of</w:t>
      </w:r>
      <w:r w:rsidR="00911F93">
        <w:t xml:space="preserve"> food production.</w:t>
      </w:r>
    </w:p>
    <w:p w14:paraId="51DB0EF2" w14:textId="2DF72B7C" w:rsidR="00911F93" w:rsidRPr="0060766B" w:rsidRDefault="00911F93" w:rsidP="0060766B">
      <w:pPr>
        <w:pStyle w:val="IUCrbodytext"/>
      </w:pPr>
      <w:r>
        <w:t>Nevertheless, even for this very short measurement times</w:t>
      </w:r>
      <w:r w:rsidR="00135CB6">
        <w:t>,</w:t>
      </w:r>
      <w:r>
        <w:t xml:space="preserve"> radiation damage was observed. Hence, </w:t>
      </w:r>
      <w:proofErr w:type="spellStart"/>
      <w:r>
        <w:t>AnImaX</w:t>
      </w:r>
      <w:proofErr w:type="spellEnd"/>
      <w:r>
        <w:t xml:space="preserve"> will </w:t>
      </w:r>
      <w:r w:rsidR="00135CB6">
        <w:t xml:space="preserve">soon </w:t>
      </w:r>
      <w:r>
        <w:t>be equipped with a cryo-tomo</w:t>
      </w:r>
      <w:r w:rsidR="00135CB6">
        <w:t>graphy-</w:t>
      </w:r>
      <w:r>
        <w:t xml:space="preserve">station. Cryogenic environment reduces radiation damage significantly and the rotation stage will allow </w:t>
      </w:r>
      <w:r w:rsidR="00B616CE">
        <w:t xml:space="preserve">us to </w:t>
      </w:r>
      <w:r>
        <w:t xml:space="preserve">perform FF-XRM tomography </w:t>
      </w:r>
      <w:r w:rsidR="00B616CE">
        <w:t xml:space="preserve">as a first step, followed by experiments to establish </w:t>
      </w:r>
      <w:r>
        <w:t>tomograph</w:t>
      </w:r>
      <w:r w:rsidR="00B616CE">
        <w:t>ic measurements in the STXM mode.</w:t>
      </w:r>
      <w:r>
        <w:t xml:space="preserve"> Longer measurement times facilitated by the cryogenic environment will also help to further develop our quantitative approach for large solid angles of detection.</w:t>
      </w:r>
    </w:p>
    <w:p w14:paraId="5BD93D0B" w14:textId="77777777" w:rsidR="00F46C63" w:rsidRDefault="00F46C63" w:rsidP="00F46C63">
      <w:pPr>
        <w:pStyle w:val="IUCrheading1"/>
      </w:pPr>
      <w:r>
        <w:t>Acknowledgements</w:t>
      </w:r>
    </w:p>
    <w:p w14:paraId="3807B4C0" w14:textId="77777777" w:rsidR="00F46C63" w:rsidRPr="00F46C63" w:rsidRDefault="00FE135B" w:rsidP="00F46C63">
      <w:pPr>
        <w:pStyle w:val="IUCrbodytext"/>
      </w:pPr>
      <w:r>
        <w:t xml:space="preserve">We acknowledge the BMBF for funding the </w:t>
      </w:r>
      <w:proofErr w:type="spellStart"/>
      <w:r>
        <w:t>AnImaX</w:t>
      </w:r>
      <w:proofErr w:type="spellEnd"/>
      <w:r>
        <w:t xml:space="preserve"> (</w:t>
      </w:r>
      <w:proofErr w:type="spellStart"/>
      <w:r w:rsidR="00B5293C">
        <w:t>Verbundprojekt</w:t>
      </w:r>
      <w:proofErr w:type="spellEnd"/>
      <w:r w:rsidR="00B5293C">
        <w:t xml:space="preserve"> 05K2016</w:t>
      </w:r>
      <w:r w:rsidR="002413AF">
        <w:t>) and</w:t>
      </w:r>
      <w:r>
        <w:t xml:space="preserve"> the </w:t>
      </w:r>
      <w:r w:rsidR="00B5293C">
        <w:t>predecessor (</w:t>
      </w:r>
      <w:proofErr w:type="spellStart"/>
      <w:r w:rsidR="00B5293C">
        <w:t>FlexIX</w:t>
      </w:r>
      <w:proofErr w:type="spellEnd"/>
      <w:r w:rsidR="002413AF">
        <w:t xml:space="preserve"> – Flexible Imaging with X-rays</w:t>
      </w:r>
      <w:r w:rsidR="00B5293C">
        <w:t xml:space="preserve">: </w:t>
      </w:r>
      <w:proofErr w:type="spellStart"/>
      <w:r w:rsidR="00B5293C">
        <w:t>Verbundprojekt</w:t>
      </w:r>
      <w:proofErr w:type="spellEnd"/>
      <w:r w:rsidR="00B5293C">
        <w:t xml:space="preserve"> 05K2013) project. </w:t>
      </w:r>
      <w:r w:rsidR="002413AF">
        <w:t>We also thank AXO DRESDEN GmbH for providing the XRF calibration sample.</w:t>
      </w:r>
    </w:p>
    <w:p w14:paraId="1AADF6DB" w14:textId="77777777" w:rsidR="00BC188E" w:rsidRDefault="00BC188E">
      <w:pPr>
        <w:pStyle w:val="IUCrbodytext"/>
      </w:pPr>
    </w:p>
    <w:p w14:paraId="1EE3DF84" w14:textId="77777777" w:rsidR="00BC188E" w:rsidRDefault="00BC188E">
      <w:pPr>
        <w:pStyle w:val="IUCrbodytext"/>
      </w:pPr>
    </w:p>
    <w:p w14:paraId="58A4284A" w14:textId="427BF219" w:rsidR="00314D4D" w:rsidRDefault="00314D4D">
      <w:pPr>
        <w:spacing w:after="200" w:line="276" w:lineRule="auto"/>
        <w:rPr>
          <w:szCs w:val="20"/>
        </w:rPr>
      </w:pPr>
      <w:r>
        <w:br w:type="page"/>
      </w:r>
    </w:p>
    <w:p w14:paraId="52571D97" w14:textId="1FEF3262" w:rsidR="00314D4D" w:rsidRDefault="00314D4D" w:rsidP="00314D4D">
      <w:pPr>
        <w:pStyle w:val="IUCrbodytext"/>
        <w:pageBreakBefore/>
      </w:pPr>
      <w:commentRangeStart w:id="3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A9E6AC" wp14:editId="1C5FBD55">
            <wp:simplePos x="0" y="0"/>
            <wp:positionH relativeFrom="column">
              <wp:posOffset>-38100</wp:posOffset>
            </wp:positionH>
            <wp:positionV relativeFrom="paragraph">
              <wp:posOffset>320040</wp:posOffset>
            </wp:positionV>
            <wp:extent cx="4800600" cy="1570990"/>
            <wp:effectExtent l="0" t="0" r="0" b="0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Ref514231017"/>
      <w:bookmarkEnd w:id="4"/>
      <w:r>
        <w:t>Figures</w:t>
      </w:r>
      <w:commentRangeEnd w:id="3"/>
      <w:r>
        <w:rPr>
          <w:rStyle w:val="Kommentarzeichen"/>
          <w:rFonts w:eastAsiaTheme="minorHAnsi"/>
        </w:rPr>
        <w:commentReference w:id="3"/>
      </w:r>
      <w:r>
        <w:t>:</w:t>
      </w:r>
      <w:r>
        <w:rPr>
          <w:noProof/>
          <w:lang w:eastAsia="en-GB"/>
        </w:rPr>
        <w:t xml:space="preserve"> </w:t>
      </w:r>
    </w:p>
    <w:p w14:paraId="73171C45" w14:textId="419AFA9E" w:rsidR="00314D4D" w:rsidRDefault="00314D4D" w:rsidP="00314D4D">
      <w:pPr>
        <w:pStyle w:val="IUCrfigurecaption"/>
        <w:numPr>
          <w:ilvl w:val="0"/>
          <w:numId w:val="33"/>
        </w:numPr>
      </w:pPr>
      <w:bookmarkStart w:id="5" w:name="_Ref514311303"/>
      <w:bookmarkStart w:id="6" w:name="_Ref514069046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034B66" wp14:editId="5F790AAA">
                <wp:simplePos x="0" y="0"/>
                <wp:positionH relativeFrom="column">
                  <wp:posOffset>-38100</wp:posOffset>
                </wp:positionH>
                <wp:positionV relativeFrom="paragraph">
                  <wp:posOffset>1939925</wp:posOffset>
                </wp:positionV>
                <wp:extent cx="5086350" cy="2524125"/>
                <wp:effectExtent l="0" t="0" r="0" b="9525"/>
                <wp:wrapTopAndBottom/>
                <wp:docPr id="29" name="Gruppieren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2524125"/>
                          <a:chOff x="0" y="0"/>
                          <a:chExt cx="5086350" cy="2524125"/>
                        </a:xfrm>
                      </wpg:grpSpPr>
                      <pic:pic xmlns:pic="http://schemas.openxmlformats.org/drawingml/2006/picture">
                        <pic:nvPicPr>
                          <pic:cNvPr id="30" name="Grafik 3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8025" y="0"/>
                            <a:ext cx="1838325" cy="252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Grafik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52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D7C8BA" id="Gruppieren 29" o:spid="_x0000_s1026" style="position:absolute;margin-left:-3pt;margin-top:152.75pt;width:400.5pt;height:198.75pt;z-index:251660288" coordsize="50863,252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0" o:spid="_x0000_s1027" type="#_x0000_t75" style="position:absolute;left:32480;width:18383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">
                  <v:imagedata r:id="rId15" o:title=""/>
                </v:shape>
                <v:shape id="Grafik 31" o:spid="_x0000_s1028" type="#_x0000_t75" style="position:absolute;width:29337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">
                  <v:imagedata r:id="rId16" o:title=""/>
                </v:shape>
                <w10:wrap type="topAndBottom"/>
              </v:group>
            </w:pict>
          </mc:Fallback>
        </mc:AlternateContent>
      </w:r>
      <w:r>
        <w:t>Sketch of the STXM setup.</w:t>
      </w:r>
      <w:bookmarkEnd w:id="5"/>
      <w:r>
        <w:t xml:space="preserve"> </w:t>
      </w:r>
      <w:bookmarkEnd w:id="6"/>
    </w:p>
    <w:p w14:paraId="58A46AEA" w14:textId="2EE5C33D" w:rsidR="00314D4D" w:rsidRDefault="00314D4D" w:rsidP="00314D4D">
      <w:pPr>
        <w:pStyle w:val="IUCrfigurecaption"/>
        <w:numPr>
          <w:ilvl w:val="0"/>
          <w:numId w:val="33"/>
        </w:numPr>
      </w:pPr>
      <w:bookmarkStart w:id="7" w:name="_Ref514069105"/>
      <w:bookmarkStart w:id="8" w:name="_Ref514311402"/>
      <w:r>
        <w:rPr>
          <w:noProof/>
        </w:rPr>
        <w:drawing>
          <wp:anchor distT="0" distB="0" distL="114300" distR="114300" simplePos="0" relativeHeight="251661312" behindDoc="0" locked="0" layoutInCell="1" allowOverlap="1" wp14:anchorId="7E7045B8" wp14:editId="328EE4A1">
            <wp:simplePos x="0" y="0"/>
            <wp:positionH relativeFrom="column">
              <wp:align>left</wp:align>
            </wp:positionH>
            <wp:positionV relativeFrom="paragraph">
              <wp:posOffset>3144520</wp:posOffset>
            </wp:positionV>
            <wp:extent cx="2447925" cy="2570480"/>
            <wp:effectExtent l="0" t="0" r="9525" b="127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57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Left: STXM Setup with 4-channel SDD</w:t>
      </w:r>
      <w:bookmarkEnd w:id="7"/>
      <w:r>
        <w:t xml:space="preserve"> entering from top. Right: Front view of 4-channel SDD.</w:t>
      </w:r>
      <w:bookmarkEnd w:id="8"/>
    </w:p>
    <w:p w14:paraId="36A689EB" w14:textId="77777777" w:rsidR="00314D4D" w:rsidRDefault="00314D4D" w:rsidP="00314D4D">
      <w:pPr>
        <w:pStyle w:val="IUCrfigurecaption"/>
        <w:numPr>
          <w:ilvl w:val="0"/>
          <w:numId w:val="33"/>
        </w:numPr>
      </w:pPr>
      <w:bookmarkStart w:id="9" w:name="_Ref514238928"/>
      <w:r>
        <w:t>Transmission signal of a test pattern acquired in on-the-fly mode</w:t>
      </w:r>
      <w:bookmarkEnd w:id="9"/>
    </w:p>
    <w:p w14:paraId="2E05E054" w14:textId="77777777" w:rsidR="00314D4D" w:rsidRDefault="00314D4D" w:rsidP="00314D4D">
      <w:pPr>
        <w:pStyle w:val="IUCrbodytext"/>
      </w:pPr>
    </w:p>
    <w:p w14:paraId="327BB5D5" w14:textId="77777777" w:rsidR="00314D4D" w:rsidRDefault="00314D4D" w:rsidP="00314D4D">
      <w:pPr>
        <w:pStyle w:val="IUCrbodytext"/>
      </w:pPr>
    </w:p>
    <w:p w14:paraId="4EFB7283" w14:textId="60F2BF18" w:rsidR="00314D4D" w:rsidRDefault="00314D4D" w:rsidP="00314D4D">
      <w:pPr>
        <w:pStyle w:val="IUCrfigurecaption"/>
        <w:numPr>
          <w:ilvl w:val="0"/>
          <w:numId w:val="33"/>
        </w:numPr>
      </w:pPr>
      <w:bookmarkStart w:id="10" w:name="_Ref514242577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2F907E" wp14:editId="0094A10A">
            <wp:simplePos x="0" y="0"/>
            <wp:positionH relativeFrom="column">
              <wp:posOffset>635</wp:posOffset>
            </wp:positionH>
            <wp:positionV relativeFrom="paragraph">
              <wp:posOffset>-82550</wp:posOffset>
            </wp:positionV>
            <wp:extent cx="4258310" cy="2973070"/>
            <wp:effectExtent l="0" t="0" r="8890" b="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97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Measured intensity dependant on distance of 4-channel SDD to sample</w:t>
      </w:r>
      <w:bookmarkEnd w:id="10"/>
    </w:p>
    <w:p w14:paraId="1F64E608" w14:textId="40A1F703" w:rsidR="00314D4D" w:rsidRDefault="00314D4D" w:rsidP="00314D4D">
      <w:pPr>
        <w:pStyle w:val="IUCrfigurecaption"/>
        <w:numPr>
          <w:ilvl w:val="0"/>
          <w:numId w:val="33"/>
        </w:numPr>
      </w:pPr>
      <w:bookmarkStart w:id="11" w:name="_Ref515366074"/>
      <w:commentRangeStart w:id="12"/>
      <w:r>
        <w:rPr>
          <w:noProof/>
        </w:rPr>
        <w:drawing>
          <wp:anchor distT="0" distB="0" distL="114300" distR="114300" simplePos="0" relativeHeight="251663360" behindDoc="0" locked="0" layoutInCell="1" allowOverlap="1" wp14:anchorId="1FC6F3F0" wp14:editId="698F7C57">
            <wp:simplePos x="0" y="0"/>
            <wp:positionH relativeFrom="column">
              <wp:posOffset>57150</wp:posOffset>
            </wp:positionH>
            <wp:positionV relativeFrom="paragraph">
              <wp:posOffset>16510</wp:posOffset>
            </wp:positionV>
            <wp:extent cx="2581275" cy="1800225"/>
            <wp:effectExtent l="0" t="0" r="9525" b="9525"/>
            <wp:wrapTopAndBottom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890093" wp14:editId="3D6D3971">
                <wp:simplePos x="0" y="0"/>
                <wp:positionH relativeFrom="column">
                  <wp:posOffset>0</wp:posOffset>
                </wp:positionH>
                <wp:positionV relativeFrom="paragraph">
                  <wp:posOffset>2388235</wp:posOffset>
                </wp:positionV>
                <wp:extent cx="5724525" cy="2162175"/>
                <wp:effectExtent l="0" t="0" r="9525" b="9525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2162175"/>
                          <a:chOff x="0" y="0"/>
                          <a:chExt cx="5409176" cy="2162175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3601" y="2858"/>
                            <a:ext cx="2695575" cy="21564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877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FF36F" id="Gruppieren 10" o:spid="_x0000_s1026" style="position:absolute;margin-left:0;margin-top:188.05pt;width:450.75pt;height:170.25pt;z-index:251664384" coordsize="54091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">
                <v:shape id="Grafik 24" o:spid="_x0000_s1027" type="#_x0000_t75" style="position:absolute;left:27136;top:28;width:26955;height:2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">
                  <v:imagedata r:id="rId22" o:title=""/>
                </v:shape>
                <v:shape id="Grafik 25" o:spid="_x0000_s1028" type="#_x0000_t75" style="position:absolute;width:2064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">
                  <v:imagedata r:id="rId23" o:title=""/>
                </v:shape>
                <w10:wrap type="topAndBottom"/>
              </v:group>
            </w:pict>
          </mc:Fallback>
        </mc:AlternateContent>
      </w:r>
      <w:r>
        <w:t xml:space="preserve">XRF-spectra for 5 </w:t>
      </w:r>
      <w:proofErr w:type="spellStart"/>
      <w:r>
        <w:t>ms</w:t>
      </w:r>
      <w:proofErr w:type="spellEnd"/>
      <w:r>
        <w:t xml:space="preserve">, 10 </w:t>
      </w:r>
      <w:proofErr w:type="spellStart"/>
      <w:r>
        <w:t>ms</w:t>
      </w:r>
      <w:proofErr w:type="spellEnd"/>
      <w:r>
        <w:t xml:space="preserve">, 20 </w:t>
      </w:r>
      <w:proofErr w:type="spellStart"/>
      <w:r>
        <w:t>ms</w:t>
      </w:r>
      <w:proofErr w:type="spellEnd"/>
      <w:r>
        <w:t xml:space="preserve"> 50 </w:t>
      </w:r>
      <w:proofErr w:type="spellStart"/>
      <w:r>
        <w:t>ms</w:t>
      </w:r>
      <w:proofErr w:type="spellEnd"/>
      <w:r>
        <w:t xml:space="preserve"> and 500 </w:t>
      </w:r>
      <w:proofErr w:type="spellStart"/>
      <w:r>
        <w:t>ms</w:t>
      </w:r>
      <w:proofErr w:type="spellEnd"/>
      <w:r>
        <w:t>. ROIs used for the calculation of LOD are highlighted with red (Fe), blue (La) and grey (Cu).</w:t>
      </w:r>
      <w:commentRangeEnd w:id="12"/>
      <w:r>
        <w:rPr>
          <w:rStyle w:val="Kommentarzeichen"/>
        </w:rPr>
        <w:commentReference w:id="12"/>
      </w:r>
      <w:bookmarkEnd w:id="11"/>
    </w:p>
    <w:p w14:paraId="7CD97D98" w14:textId="4C7B03B7" w:rsidR="00314D4D" w:rsidRDefault="00314D4D" w:rsidP="00314D4D">
      <w:pPr>
        <w:pStyle w:val="IUCrfigurecaption"/>
        <w:numPr>
          <w:ilvl w:val="0"/>
          <w:numId w:val="33"/>
        </w:numPr>
      </w:pPr>
      <w:bookmarkStart w:id="13" w:name="_Ref515536207"/>
      <w:bookmarkStart w:id="14" w:name="_Ref515535501"/>
      <w:r>
        <w:t xml:space="preserve">Transmission image (left) and </w:t>
      </w:r>
      <w:r>
        <w:t>pseudo-</w:t>
      </w:r>
      <w:r>
        <w:t>colour image (right) for C (blue, BAT) and Fe (red, SPIO) for control tissue.</w:t>
      </w:r>
    </w:p>
    <w:bookmarkEnd w:id="13"/>
    <w:bookmarkEnd w:id="14"/>
    <w:p w14:paraId="3EB4355E" w14:textId="77777777" w:rsidR="00314D4D" w:rsidRDefault="00314D4D" w:rsidP="00314D4D">
      <w:pPr>
        <w:pStyle w:val="IUCrfigurecaption"/>
        <w:numPr>
          <w:ilvl w:val="0"/>
          <w:numId w:val="0"/>
        </w:numPr>
      </w:pPr>
    </w:p>
    <w:p w14:paraId="22702873" w14:textId="77777777" w:rsidR="00314D4D" w:rsidRDefault="00314D4D" w:rsidP="00314D4D">
      <w:pPr>
        <w:pStyle w:val="IUCrbodytext"/>
      </w:pPr>
    </w:p>
    <w:p w14:paraId="43CC7A53" w14:textId="35670637" w:rsidR="00314D4D" w:rsidRDefault="00314D4D" w:rsidP="00314D4D">
      <w:pPr>
        <w:pStyle w:val="IUCrfigurecaption"/>
        <w:numPr>
          <w:ilvl w:val="0"/>
          <w:numId w:val="33"/>
        </w:numPr>
      </w:pPr>
      <w:r>
        <w:t xml:space="preserve">Transmission image (left) and </w:t>
      </w:r>
      <w:r>
        <w:t>pseudo-</w:t>
      </w:r>
      <w:r>
        <w:t>colour image (right) for C (blue, BAT) and Fe (red, SPIO) for cold activated tissue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E7DEB1" wp14:editId="635F622E">
                <wp:simplePos x="0" y="0"/>
                <wp:positionH relativeFrom="column">
                  <wp:posOffset>229870</wp:posOffset>
                </wp:positionH>
                <wp:positionV relativeFrom="paragraph">
                  <wp:posOffset>74930</wp:posOffset>
                </wp:positionV>
                <wp:extent cx="5381625" cy="2388870"/>
                <wp:effectExtent l="0" t="0" r="9525" b="0"/>
                <wp:wrapTopAndBottom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2388870"/>
                          <a:chOff x="0" y="0"/>
                          <a:chExt cx="5381625" cy="2388871"/>
                        </a:xfrm>
                      </wpg:grpSpPr>
                      <wpg:grpSp>
                        <wpg:cNvPr id="20" name="Gruppieren 20"/>
                        <wpg:cNvGrpSpPr/>
                        <wpg:grpSpPr>
                          <a:xfrm>
                            <a:off x="0" y="0"/>
                            <a:ext cx="5381625" cy="2388871"/>
                            <a:chOff x="0" y="0"/>
                            <a:chExt cx="5381625" cy="2171700"/>
                          </a:xfrm>
                        </wpg:grpSpPr>
                        <pic:pic xmlns:pic="http://schemas.openxmlformats.org/drawingml/2006/picture">
                          <pic:nvPicPr>
                            <pic:cNvPr id="22" name="Grafik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6050" y="0"/>
                              <a:ext cx="269557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Grafik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525"/>
                              <a:ext cx="206692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" name="Abgerundetes Rechteck 20"/>
                        <wps:cNvSpPr/>
                        <wps:spPr>
                          <a:xfrm>
                            <a:off x="60385" y="560717"/>
                            <a:ext cx="1345565" cy="144907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C81DB" id="Gruppieren 6" o:spid="_x0000_s1026" style="position:absolute;margin-left:18.1pt;margin-top:5.9pt;width:423.75pt;height:188.1pt;z-index:251665408" coordsize="53816,23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">
                <v:group id="Gruppieren 20" o:spid="_x0000_s1027" style="position:absolute;width:53816;height:23888" coordsize="53816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Grafik 22" o:spid="_x0000_s1028" type="#_x0000_t75" style="position:absolute;left:26860;width:26956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">
                    <v:imagedata r:id="rId26" o:title=""/>
                  </v:shape>
                  <v:shape id="Grafik 23" o:spid="_x0000_s1029" type="#_x0000_t75" style="position:absolute;top:95;width:20669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">
                    <v:imagedata r:id="rId27" o:title=""/>
                  </v:shape>
                </v:group>
                <v:roundrect id="Abgerundetes Rechteck 20" o:spid="_x0000_s1030" style="position:absolute;left:603;top:5607;width:13456;height:14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" filled="f" strokecolor="black [3213]" strokeweight="2pt"/>
                <w10:wrap type="topAndBottom"/>
              </v:group>
            </w:pict>
          </mc:Fallback>
        </mc:AlternateContent>
      </w:r>
      <w:r>
        <w:rPr>
          <w:noProof/>
          <w:lang w:eastAsia="en-GB"/>
        </w:rPr>
        <w:t>.</w:t>
      </w:r>
    </w:p>
    <w:p w14:paraId="167DA4FC" w14:textId="77777777" w:rsidR="00314D4D" w:rsidRDefault="00314D4D" w:rsidP="00314D4D">
      <w:pPr>
        <w:pStyle w:val="IUCrbodytext"/>
      </w:pPr>
    </w:p>
    <w:p w14:paraId="6D2F216C" w14:textId="77777777" w:rsidR="00314D4D" w:rsidRDefault="00314D4D" w:rsidP="00314D4D">
      <w:pPr>
        <w:pStyle w:val="IUCrbodytext"/>
      </w:pPr>
    </w:p>
    <w:p w14:paraId="2803888B" w14:textId="77777777" w:rsidR="00314D4D" w:rsidRDefault="00314D4D">
      <w:pPr>
        <w:spacing w:after="200" w:line="276" w:lineRule="auto"/>
        <w:rPr>
          <w:szCs w:val="20"/>
        </w:rPr>
      </w:pPr>
    </w:p>
    <w:p w14:paraId="62879D3D" w14:textId="16FF3BC1" w:rsidR="00BC188E" w:rsidRDefault="003D72B6" w:rsidP="00AD4606">
      <w:pPr>
        <w:pStyle w:val="IUCrfigurecaption"/>
        <w:pageBreakBefore/>
        <w:numPr>
          <w:ilvl w:val="0"/>
          <w:numId w:val="0"/>
        </w:numPr>
      </w:pPr>
      <w:r>
        <w:lastRenderedPageBreak/>
        <w:t>Tables: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19"/>
        <w:gridCol w:w="1676"/>
        <w:gridCol w:w="5821"/>
      </w:tblGrid>
      <w:tr w:rsidR="003D72B6" w14:paraId="33AE18F6" w14:textId="77777777" w:rsidTr="00D7590F">
        <w:tc>
          <w:tcPr>
            <w:tcW w:w="1526" w:type="dxa"/>
          </w:tcPr>
          <w:p w14:paraId="07A810BE" w14:textId="77777777" w:rsidR="003D72B6" w:rsidRDefault="003D72B6" w:rsidP="003D72B6">
            <w:pPr>
              <w:pStyle w:val="IUCrbodytext"/>
            </w:pPr>
            <w:r>
              <w:t>Element</w:t>
            </w:r>
            <w:r w:rsidR="00D7590F">
              <w:t xml:space="preserve"> / Composition</w:t>
            </w:r>
          </w:p>
        </w:tc>
        <w:tc>
          <w:tcPr>
            <w:tcW w:w="1701" w:type="dxa"/>
          </w:tcPr>
          <w:p w14:paraId="55970BDC" w14:textId="77777777" w:rsidR="003D72B6" w:rsidRDefault="003D72B6" w:rsidP="00D7590F">
            <w:pPr>
              <w:pStyle w:val="IUCrbodytext"/>
            </w:pPr>
            <w:r>
              <w:t>Mass deposition</w:t>
            </w:r>
            <w:r w:rsidR="00D7590F">
              <w:t xml:space="preserve"> </w:t>
            </w:r>
            <w:r>
              <w:t>(ng / mm</w:t>
            </w:r>
            <w:r w:rsidRPr="003D72B6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6015" w:type="dxa"/>
          </w:tcPr>
          <w:p w14:paraId="1EAED1AA" w14:textId="77777777" w:rsidR="003D72B6" w:rsidRDefault="00607500" w:rsidP="00D7590F">
            <w:pPr>
              <w:pStyle w:val="IUCrbodytext"/>
            </w:pPr>
            <w:r>
              <w:t xml:space="preserve">Significant </w:t>
            </w:r>
            <w:r w:rsidR="00D7590F">
              <w:t xml:space="preserve">Fluorescence lines with corresponding absorption edges </w:t>
            </w:r>
            <w:r>
              <w:t>excited by 1 keV</w:t>
            </w:r>
            <w:r w:rsidR="00D7590F">
              <w:t xml:space="preserve"> (IUPACK notation</w:t>
            </w:r>
            <w:r w:rsidR="000479D7">
              <w:t>; energies from ELAM database [REFERENZ]</w:t>
            </w:r>
            <w:r w:rsidR="00D7590F">
              <w:t>)</w:t>
            </w:r>
          </w:p>
        </w:tc>
      </w:tr>
      <w:tr w:rsidR="003D72B6" w14:paraId="72D79068" w14:textId="77777777" w:rsidTr="00D7590F">
        <w:tc>
          <w:tcPr>
            <w:tcW w:w="1526" w:type="dxa"/>
          </w:tcPr>
          <w:p w14:paraId="390063AB" w14:textId="77777777" w:rsidR="003D72B6" w:rsidRDefault="003D72B6" w:rsidP="003D72B6">
            <w:pPr>
              <w:pStyle w:val="IUCrbodytext"/>
            </w:pPr>
            <w:r>
              <w:t>Pb</w:t>
            </w:r>
          </w:p>
        </w:tc>
        <w:tc>
          <w:tcPr>
            <w:tcW w:w="1701" w:type="dxa"/>
          </w:tcPr>
          <w:p w14:paraId="5EFC69D7" w14:textId="77777777" w:rsidR="003D72B6" w:rsidRDefault="00D7590F" w:rsidP="003D72B6">
            <w:pPr>
              <w:pStyle w:val="IUCrbodytext"/>
            </w:pPr>
            <w:r>
              <w:t>84.9 ± 12.3</w:t>
            </w:r>
          </w:p>
        </w:tc>
        <w:tc>
          <w:tcPr>
            <w:tcW w:w="6015" w:type="dxa"/>
          </w:tcPr>
          <w:p w14:paraId="14754B54" w14:textId="77777777" w:rsidR="003D72B6" w:rsidRDefault="003D72B6" w:rsidP="003D72B6">
            <w:pPr>
              <w:pStyle w:val="IUCrbodytext"/>
            </w:pPr>
          </w:p>
        </w:tc>
      </w:tr>
      <w:tr w:rsidR="003D72B6" w14:paraId="07A30B7D" w14:textId="77777777" w:rsidTr="00D7590F">
        <w:tc>
          <w:tcPr>
            <w:tcW w:w="1526" w:type="dxa"/>
          </w:tcPr>
          <w:p w14:paraId="52CBDD24" w14:textId="77777777" w:rsidR="003D72B6" w:rsidRDefault="003D72B6" w:rsidP="003D72B6">
            <w:pPr>
              <w:pStyle w:val="IUCrbodytext"/>
            </w:pPr>
            <w:r>
              <w:t>La</w:t>
            </w:r>
          </w:p>
        </w:tc>
        <w:tc>
          <w:tcPr>
            <w:tcW w:w="1701" w:type="dxa"/>
          </w:tcPr>
          <w:p w14:paraId="71EF958D" w14:textId="77777777" w:rsidR="003D72B6" w:rsidRDefault="00D7590F" w:rsidP="003D72B6">
            <w:pPr>
              <w:pStyle w:val="IUCrbodytext"/>
            </w:pPr>
            <w:r>
              <w:t>121.4 ± 14.5</w:t>
            </w:r>
          </w:p>
        </w:tc>
        <w:tc>
          <w:tcPr>
            <w:tcW w:w="6015" w:type="dxa"/>
          </w:tcPr>
          <w:p w14:paraId="0F493C82" w14:textId="77777777" w:rsidR="003D72B6" w:rsidRDefault="00D7590F" w:rsidP="003D72B6">
            <w:pPr>
              <w:pStyle w:val="IUCrbodytext"/>
            </w:pPr>
            <w:r>
              <w:t>M5-N6,7 (836 eV); M4-N6 (853 eV); M4,5-N2,3 (647.2 eV)</w:t>
            </w:r>
          </w:p>
        </w:tc>
      </w:tr>
      <w:tr w:rsidR="003D72B6" w14:paraId="4C7DDA4E" w14:textId="77777777" w:rsidTr="00D7590F">
        <w:tc>
          <w:tcPr>
            <w:tcW w:w="1526" w:type="dxa"/>
          </w:tcPr>
          <w:p w14:paraId="14FC8019" w14:textId="77777777" w:rsidR="003D72B6" w:rsidRDefault="003D72B6" w:rsidP="003D72B6">
            <w:pPr>
              <w:pStyle w:val="IUCrbodytext"/>
            </w:pPr>
            <w:r>
              <w:t>Pd</w:t>
            </w:r>
          </w:p>
        </w:tc>
        <w:tc>
          <w:tcPr>
            <w:tcW w:w="1701" w:type="dxa"/>
          </w:tcPr>
          <w:p w14:paraId="35CAEFB6" w14:textId="77777777" w:rsidR="003D72B6" w:rsidRDefault="00D7590F" w:rsidP="003D72B6">
            <w:pPr>
              <w:pStyle w:val="IUCrbodytext"/>
            </w:pPr>
            <w:r>
              <w:t>23.3 ± 4.5</w:t>
            </w:r>
          </w:p>
        </w:tc>
        <w:tc>
          <w:tcPr>
            <w:tcW w:w="6015" w:type="dxa"/>
          </w:tcPr>
          <w:p w14:paraId="455AEE89" w14:textId="77777777" w:rsidR="003D72B6" w:rsidRDefault="000479D7" w:rsidP="003D72B6">
            <w:pPr>
              <w:pStyle w:val="IUCrbodytext"/>
            </w:pPr>
            <w:r>
              <w:t>M4,5-N2,3 (284.8 eV)</w:t>
            </w:r>
          </w:p>
        </w:tc>
      </w:tr>
      <w:tr w:rsidR="003D72B6" w14:paraId="04EF6258" w14:textId="77777777" w:rsidTr="00D7590F">
        <w:tc>
          <w:tcPr>
            <w:tcW w:w="1526" w:type="dxa"/>
          </w:tcPr>
          <w:p w14:paraId="132CC8B1" w14:textId="77777777" w:rsidR="003D72B6" w:rsidRDefault="003D72B6" w:rsidP="00673630">
            <w:pPr>
              <w:pStyle w:val="IUCrbodytext"/>
            </w:pPr>
            <w:r>
              <w:t>Mo</w:t>
            </w:r>
          </w:p>
        </w:tc>
        <w:tc>
          <w:tcPr>
            <w:tcW w:w="1701" w:type="dxa"/>
          </w:tcPr>
          <w:p w14:paraId="381BE66C" w14:textId="77777777" w:rsidR="003D72B6" w:rsidRDefault="00D7590F" w:rsidP="00673630">
            <w:pPr>
              <w:pStyle w:val="IUCrbodytext"/>
            </w:pPr>
            <w:r>
              <w:t>8.6 ± 0.9</w:t>
            </w:r>
          </w:p>
        </w:tc>
        <w:tc>
          <w:tcPr>
            <w:tcW w:w="6015" w:type="dxa"/>
          </w:tcPr>
          <w:p w14:paraId="216398F3" w14:textId="77777777" w:rsidR="003D72B6" w:rsidRDefault="000479D7" w:rsidP="00673630">
            <w:pPr>
              <w:pStyle w:val="IUCrbodytext"/>
            </w:pPr>
            <w:r w:rsidRPr="000479D7">
              <w:t>M4,5-N2,3 (193.5 eV)</w:t>
            </w:r>
          </w:p>
        </w:tc>
      </w:tr>
      <w:tr w:rsidR="003D72B6" w14:paraId="7D6A2E1F" w14:textId="77777777" w:rsidTr="00D7590F">
        <w:tc>
          <w:tcPr>
            <w:tcW w:w="1526" w:type="dxa"/>
          </w:tcPr>
          <w:p w14:paraId="6E9C890E" w14:textId="77777777" w:rsidR="003D72B6" w:rsidRDefault="003D72B6" w:rsidP="00673630">
            <w:pPr>
              <w:pStyle w:val="IUCrbodytext"/>
            </w:pPr>
            <w:r>
              <w:t>Cu</w:t>
            </w:r>
          </w:p>
        </w:tc>
        <w:tc>
          <w:tcPr>
            <w:tcW w:w="1701" w:type="dxa"/>
          </w:tcPr>
          <w:p w14:paraId="0642DC0B" w14:textId="77777777" w:rsidR="003D72B6" w:rsidRDefault="00D7590F" w:rsidP="00673630">
            <w:pPr>
              <w:pStyle w:val="IUCrbodytext"/>
            </w:pPr>
            <w:r>
              <w:t>22.2 ± 3.3</w:t>
            </w:r>
          </w:p>
        </w:tc>
        <w:tc>
          <w:tcPr>
            <w:tcW w:w="6015" w:type="dxa"/>
          </w:tcPr>
          <w:p w14:paraId="4E005282" w14:textId="77777777" w:rsidR="003D72B6" w:rsidRDefault="000479D7" w:rsidP="00AF59FF">
            <w:pPr>
              <w:pStyle w:val="IUCrbodytext"/>
            </w:pPr>
            <w:r>
              <w:t xml:space="preserve">L3-M5 (927.7 eV); </w:t>
            </w:r>
            <w:r w:rsidR="00AF59FF">
              <w:t xml:space="preserve">L3-M1 (810.2 eV); L2-M5 (947.3 eV); </w:t>
            </w:r>
            <w:r>
              <w:t>L2-M</w:t>
            </w:r>
            <w:r w:rsidR="00AF59FF">
              <w:t>1</w:t>
            </w:r>
            <w:r>
              <w:t xml:space="preserve"> (</w:t>
            </w:r>
            <w:r w:rsidR="00AF59FF">
              <w:t>829.8</w:t>
            </w:r>
            <w:r>
              <w:t xml:space="preserve"> eV)</w:t>
            </w:r>
          </w:p>
        </w:tc>
      </w:tr>
      <w:tr w:rsidR="003D72B6" w14:paraId="5BA9E581" w14:textId="77777777" w:rsidTr="00D7590F">
        <w:tc>
          <w:tcPr>
            <w:tcW w:w="1526" w:type="dxa"/>
          </w:tcPr>
          <w:p w14:paraId="6D7866DA" w14:textId="77777777" w:rsidR="003D72B6" w:rsidRDefault="003D72B6" w:rsidP="00673630">
            <w:pPr>
              <w:pStyle w:val="IUCrbodytext"/>
            </w:pPr>
            <w:r>
              <w:t>Fe</w:t>
            </w:r>
          </w:p>
        </w:tc>
        <w:tc>
          <w:tcPr>
            <w:tcW w:w="1701" w:type="dxa"/>
          </w:tcPr>
          <w:p w14:paraId="3F0EA252" w14:textId="77777777" w:rsidR="003D72B6" w:rsidRDefault="00D7590F" w:rsidP="00673630">
            <w:pPr>
              <w:pStyle w:val="IUCrbodytext"/>
            </w:pPr>
            <w:r>
              <w:t>433.9 ± 5.9</w:t>
            </w:r>
          </w:p>
        </w:tc>
        <w:tc>
          <w:tcPr>
            <w:tcW w:w="6015" w:type="dxa"/>
          </w:tcPr>
          <w:p w14:paraId="2F75F7A3" w14:textId="77777777" w:rsidR="003D72B6" w:rsidRDefault="000479D7" w:rsidP="000479D7">
            <w:pPr>
              <w:pStyle w:val="IUCrbodytext"/>
            </w:pPr>
            <w:r>
              <w:t>L3-M5 (704.8 eV); L2-M4 (717.9 eV)</w:t>
            </w:r>
          </w:p>
        </w:tc>
      </w:tr>
      <w:tr w:rsidR="003D72B6" w14:paraId="46949C13" w14:textId="77777777" w:rsidTr="00D7590F">
        <w:tc>
          <w:tcPr>
            <w:tcW w:w="1526" w:type="dxa"/>
          </w:tcPr>
          <w:p w14:paraId="1FD67609" w14:textId="77777777" w:rsidR="003D72B6" w:rsidRDefault="003D72B6" w:rsidP="00673630">
            <w:pPr>
              <w:pStyle w:val="IUCrbodytext"/>
            </w:pPr>
            <w:r>
              <w:t>Si</w:t>
            </w:r>
            <w:r w:rsidR="00D7590F" w:rsidRPr="00D7590F">
              <w:rPr>
                <w:vertAlign w:val="subscript"/>
              </w:rPr>
              <w:t>3</w:t>
            </w:r>
            <w:r w:rsidR="00D7590F">
              <w:t>N</w:t>
            </w:r>
            <w:r w:rsidR="00D7590F" w:rsidRPr="00D7590F">
              <w:rPr>
                <w:vertAlign w:val="subscript"/>
              </w:rPr>
              <w:t>4</w:t>
            </w:r>
          </w:p>
        </w:tc>
        <w:tc>
          <w:tcPr>
            <w:tcW w:w="1701" w:type="dxa"/>
          </w:tcPr>
          <w:p w14:paraId="017AE787" w14:textId="77777777" w:rsidR="003D72B6" w:rsidRDefault="00D7590F" w:rsidP="00673630">
            <w:pPr>
              <w:pStyle w:val="IUCrbodytext"/>
            </w:pPr>
            <w:r>
              <w:t>Substrate</w:t>
            </w:r>
          </w:p>
        </w:tc>
        <w:tc>
          <w:tcPr>
            <w:tcW w:w="6015" w:type="dxa"/>
          </w:tcPr>
          <w:p w14:paraId="6310D89E" w14:textId="77777777" w:rsidR="003D72B6" w:rsidRDefault="00024501" w:rsidP="00673630">
            <w:pPr>
              <w:pStyle w:val="IUCrbodytext"/>
            </w:pPr>
            <w:r>
              <w:t>Si: L1-M2 (147.7 eV)</w:t>
            </w:r>
          </w:p>
          <w:p w14:paraId="1853168B" w14:textId="77777777" w:rsidR="00024501" w:rsidRDefault="00024501" w:rsidP="00673630">
            <w:pPr>
              <w:pStyle w:val="IUCrbodytext"/>
            </w:pPr>
            <w:r>
              <w:t>N: K-L2 (392.4 eV); K-L1 (372.6 eV)</w:t>
            </w:r>
          </w:p>
        </w:tc>
      </w:tr>
    </w:tbl>
    <w:p w14:paraId="4E346CFA" w14:textId="46ADB9B1" w:rsidR="00E4028E" w:rsidRDefault="001D79E7" w:rsidP="00024501">
      <w:pPr>
        <w:pStyle w:val="IUCrtablecaption"/>
      </w:pPr>
      <w:bookmarkStart w:id="15" w:name="_Ref514932783"/>
      <w:r>
        <w:t xml:space="preserve">Elemental composition of the </w:t>
      </w:r>
      <w:r w:rsidR="00024501">
        <w:t xml:space="preserve">XRF calibration </w:t>
      </w:r>
      <w:r>
        <w:t>sample</w:t>
      </w:r>
      <w:r w:rsidR="00024501">
        <w:t>. Mass depositions are</w:t>
      </w:r>
      <w:r w:rsidR="00DF4AC7">
        <w:t xml:space="preserve"> average</w:t>
      </w:r>
      <w:bookmarkStart w:id="16" w:name="_GoBack"/>
      <w:bookmarkEnd w:id="16"/>
      <w:r w:rsidR="00024501">
        <w:t xml:space="preserve"> values measured independently by GAAS, FAAS, ICP-OES and TXRF. Not all fluorescence lines listed here </w:t>
      </w:r>
      <w:r w:rsidR="00F140A7">
        <w:t>can be found</w:t>
      </w:r>
      <w:r w:rsidR="00024501">
        <w:t xml:space="preserve"> in the XRF spectrum due to very low cross sections and absorption in the 0.5 µm mylar window in front of the 4-channel SDD. </w:t>
      </w:r>
      <w:r w:rsidR="00E4028E">
        <w:t>Fluorescence energies below the cut</w:t>
      </w:r>
      <w:r w:rsidR="00314D4D">
        <w:t>-</w:t>
      </w:r>
      <w:r w:rsidR="00E4028E">
        <w:t>of</w:t>
      </w:r>
      <w:r w:rsidR="00F140A7">
        <w:t>f</w:t>
      </w:r>
      <w:r w:rsidR="00E4028E">
        <w:t xml:space="preserve"> energy of ~140 eV of the system </w:t>
      </w:r>
      <w:proofErr w:type="gramStart"/>
      <w:r w:rsidR="00E4028E">
        <w:t>are</w:t>
      </w:r>
      <w:proofErr w:type="gramEnd"/>
      <w:r w:rsidR="00E4028E">
        <w:t xml:space="preserve"> not listed.</w:t>
      </w:r>
      <w:bookmarkEnd w:id="1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2268"/>
      </w:tblGrid>
      <w:tr w:rsidR="00B91011" w14:paraId="7D53F1EC" w14:textId="77777777" w:rsidTr="00B91011">
        <w:trPr>
          <w:trHeight w:val="1018"/>
        </w:trPr>
        <w:tc>
          <w:tcPr>
            <w:tcW w:w="1951" w:type="dxa"/>
          </w:tcPr>
          <w:p w14:paraId="4C45981F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Number of measurement points (h x v)</w:t>
            </w:r>
          </w:p>
        </w:tc>
        <w:tc>
          <w:tcPr>
            <w:tcW w:w="1843" w:type="dxa"/>
          </w:tcPr>
          <w:p w14:paraId="24E9CD48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Step width (nm)</w:t>
            </w:r>
          </w:p>
        </w:tc>
        <w:tc>
          <w:tcPr>
            <w:tcW w:w="2268" w:type="dxa"/>
          </w:tcPr>
          <w:p w14:paraId="38750BD6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Acquisition 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B91011" w14:paraId="53EB3781" w14:textId="77777777" w:rsidTr="00B91011">
        <w:trPr>
          <w:trHeight w:val="227"/>
        </w:trPr>
        <w:tc>
          <w:tcPr>
            <w:tcW w:w="1951" w:type="dxa"/>
          </w:tcPr>
          <w:p w14:paraId="1874DB21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 x 100</w:t>
            </w:r>
          </w:p>
        </w:tc>
        <w:tc>
          <w:tcPr>
            <w:tcW w:w="1843" w:type="dxa"/>
          </w:tcPr>
          <w:p w14:paraId="56074625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1000</w:t>
            </w:r>
          </w:p>
        </w:tc>
        <w:tc>
          <w:tcPr>
            <w:tcW w:w="2268" w:type="dxa"/>
          </w:tcPr>
          <w:p w14:paraId="701AEC61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15</w:t>
            </w:r>
          </w:p>
        </w:tc>
      </w:tr>
      <w:tr w:rsidR="00B91011" w14:paraId="7D686385" w14:textId="77777777" w:rsidTr="00B91011">
        <w:trPr>
          <w:trHeight w:val="20"/>
        </w:trPr>
        <w:tc>
          <w:tcPr>
            <w:tcW w:w="1951" w:type="dxa"/>
          </w:tcPr>
          <w:p w14:paraId="01BD29DB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 x 100</w:t>
            </w:r>
          </w:p>
        </w:tc>
        <w:tc>
          <w:tcPr>
            <w:tcW w:w="1843" w:type="dxa"/>
          </w:tcPr>
          <w:p w14:paraId="50FB6FCE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1000</w:t>
            </w:r>
          </w:p>
        </w:tc>
        <w:tc>
          <w:tcPr>
            <w:tcW w:w="2268" w:type="dxa"/>
          </w:tcPr>
          <w:p w14:paraId="58FD02FC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5</w:t>
            </w:r>
          </w:p>
        </w:tc>
      </w:tr>
      <w:tr w:rsidR="00B91011" w14:paraId="1554C54D" w14:textId="77777777" w:rsidTr="00B91011">
        <w:trPr>
          <w:trHeight w:val="20"/>
        </w:trPr>
        <w:tc>
          <w:tcPr>
            <w:tcW w:w="1951" w:type="dxa"/>
          </w:tcPr>
          <w:p w14:paraId="28BEEDB0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 x 100</w:t>
            </w:r>
          </w:p>
        </w:tc>
        <w:tc>
          <w:tcPr>
            <w:tcW w:w="1843" w:type="dxa"/>
          </w:tcPr>
          <w:p w14:paraId="3FB142E4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1000</w:t>
            </w:r>
          </w:p>
        </w:tc>
        <w:tc>
          <w:tcPr>
            <w:tcW w:w="2268" w:type="dxa"/>
          </w:tcPr>
          <w:p w14:paraId="0E600963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</w:t>
            </w:r>
          </w:p>
        </w:tc>
      </w:tr>
      <w:tr w:rsidR="00B91011" w14:paraId="1F9C8CCF" w14:textId="77777777" w:rsidTr="00B91011">
        <w:trPr>
          <w:trHeight w:val="20"/>
        </w:trPr>
        <w:tc>
          <w:tcPr>
            <w:tcW w:w="1951" w:type="dxa"/>
          </w:tcPr>
          <w:p w14:paraId="7021E67F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200 x 200</w:t>
            </w:r>
          </w:p>
        </w:tc>
        <w:tc>
          <w:tcPr>
            <w:tcW w:w="1843" w:type="dxa"/>
          </w:tcPr>
          <w:p w14:paraId="5F9499EF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500</w:t>
            </w:r>
          </w:p>
        </w:tc>
        <w:tc>
          <w:tcPr>
            <w:tcW w:w="2268" w:type="dxa"/>
          </w:tcPr>
          <w:p w14:paraId="62E25325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</w:t>
            </w:r>
          </w:p>
        </w:tc>
      </w:tr>
      <w:tr w:rsidR="00B91011" w14:paraId="06F9B111" w14:textId="77777777" w:rsidTr="00B91011">
        <w:trPr>
          <w:trHeight w:val="20"/>
        </w:trPr>
        <w:tc>
          <w:tcPr>
            <w:tcW w:w="1951" w:type="dxa"/>
          </w:tcPr>
          <w:p w14:paraId="53D296EC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200 x 200</w:t>
            </w:r>
          </w:p>
        </w:tc>
        <w:tc>
          <w:tcPr>
            <w:tcW w:w="1843" w:type="dxa"/>
          </w:tcPr>
          <w:p w14:paraId="50F4BEA4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100</w:t>
            </w:r>
          </w:p>
        </w:tc>
        <w:tc>
          <w:tcPr>
            <w:tcW w:w="2268" w:type="dxa"/>
          </w:tcPr>
          <w:p w14:paraId="58426A6D" w14:textId="77777777" w:rsidR="00B91011" w:rsidRDefault="00B91011" w:rsidP="00E4028E">
            <w:pPr>
              <w:pStyle w:val="IUCrtablecaption"/>
              <w:numPr>
                <w:ilvl w:val="0"/>
                <w:numId w:val="0"/>
              </w:numPr>
            </w:pPr>
            <w:r>
              <w:t>20</w:t>
            </w:r>
          </w:p>
        </w:tc>
      </w:tr>
    </w:tbl>
    <w:p w14:paraId="340A8802" w14:textId="77777777" w:rsidR="003D72B6" w:rsidRDefault="00351C85" w:rsidP="00024501">
      <w:pPr>
        <w:pStyle w:val="IUCrtablecaption"/>
      </w:pPr>
      <w:bookmarkStart w:id="17" w:name="_Ref514934200"/>
      <w:commentRangeStart w:id="18"/>
      <w:r>
        <w:lastRenderedPageBreak/>
        <w:t>Scan parameters at different spots on the XRF calibration sample</w:t>
      </w:r>
      <w:commentRangeEnd w:id="18"/>
      <w:r w:rsidR="00446825">
        <w:rPr>
          <w:rStyle w:val="Kommentarzeichen"/>
        </w:rPr>
        <w:commentReference w:id="18"/>
      </w:r>
      <w:r>
        <w:t>.</w:t>
      </w:r>
      <w:bookmarkEnd w:id="1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1"/>
        <w:gridCol w:w="2251"/>
        <w:gridCol w:w="2252"/>
        <w:gridCol w:w="2252"/>
      </w:tblGrid>
      <w:tr w:rsidR="00A14EDF" w14:paraId="422E5B27" w14:textId="77777777" w:rsidTr="00A14EDF">
        <w:tc>
          <w:tcPr>
            <w:tcW w:w="2310" w:type="dxa"/>
          </w:tcPr>
          <w:p w14:paraId="13107C5C" w14:textId="77777777" w:rsidR="00A14EDF" w:rsidRDefault="00A14EDF" w:rsidP="00A14EDF">
            <w:r>
              <w:t>Acquisition 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2310" w:type="dxa"/>
          </w:tcPr>
          <w:p w14:paraId="7A7FA1C5" w14:textId="77777777" w:rsidR="00A14EDF" w:rsidRDefault="00A14EDF" w:rsidP="00A14EDF">
            <w:proofErr w:type="spellStart"/>
            <w:r>
              <w:t>LOD</w:t>
            </w:r>
            <w:r>
              <w:rPr>
                <w:vertAlign w:val="subscript"/>
              </w:rPr>
              <w:t>La</w:t>
            </w:r>
            <w:proofErr w:type="spellEnd"/>
            <w:r>
              <w:t xml:space="preserve"> (ng/mm</w:t>
            </w:r>
            <w:r w:rsidRPr="00A14EDF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311" w:type="dxa"/>
          </w:tcPr>
          <w:p w14:paraId="0D6E064B" w14:textId="77777777" w:rsidR="00A14EDF" w:rsidRDefault="00A14EDF" w:rsidP="00A14EDF">
            <w:proofErr w:type="spellStart"/>
            <w:r>
              <w:t>LOD</w:t>
            </w:r>
            <w:r>
              <w:rPr>
                <w:vertAlign w:val="subscript"/>
              </w:rPr>
              <w:t>Cu</w:t>
            </w:r>
            <w:proofErr w:type="spellEnd"/>
            <w:r>
              <w:t xml:space="preserve"> (ng/mm</w:t>
            </w:r>
            <w:r w:rsidRPr="00A14EDF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311" w:type="dxa"/>
          </w:tcPr>
          <w:p w14:paraId="50F42B4F" w14:textId="77777777" w:rsidR="00A14EDF" w:rsidRDefault="00A14EDF" w:rsidP="00A14EDF">
            <w:proofErr w:type="spellStart"/>
            <w:r>
              <w:t>LOD</w:t>
            </w:r>
            <w:r w:rsidRPr="00A14EDF">
              <w:rPr>
                <w:vertAlign w:val="subscript"/>
              </w:rPr>
              <w:t>Fe</w:t>
            </w:r>
            <w:proofErr w:type="spellEnd"/>
            <w:r>
              <w:t xml:space="preserve"> (ng/mm</w:t>
            </w:r>
            <w:r w:rsidRPr="00A14EDF">
              <w:rPr>
                <w:vertAlign w:val="superscript"/>
              </w:rPr>
              <w:t>2</w:t>
            </w:r>
            <w:r>
              <w:t>)</w:t>
            </w:r>
          </w:p>
        </w:tc>
      </w:tr>
      <w:tr w:rsidR="00A14EDF" w14:paraId="145B7244" w14:textId="77777777" w:rsidTr="00A14EDF">
        <w:tc>
          <w:tcPr>
            <w:tcW w:w="2310" w:type="dxa"/>
          </w:tcPr>
          <w:p w14:paraId="076BBEC3" w14:textId="77777777" w:rsidR="00A14EDF" w:rsidRDefault="00A14EDF" w:rsidP="00A14EDF">
            <w:r>
              <w:t>5</w:t>
            </w:r>
          </w:p>
        </w:tc>
        <w:tc>
          <w:tcPr>
            <w:tcW w:w="2310" w:type="dxa"/>
          </w:tcPr>
          <w:p w14:paraId="4B81FF47" w14:textId="77777777" w:rsidR="00A14EDF" w:rsidRDefault="00A14EDF" w:rsidP="00A14EDF"/>
        </w:tc>
        <w:tc>
          <w:tcPr>
            <w:tcW w:w="2311" w:type="dxa"/>
          </w:tcPr>
          <w:p w14:paraId="552B28B9" w14:textId="77777777" w:rsidR="00A14EDF" w:rsidRDefault="003C35CD" w:rsidP="00A14EDF">
            <w:r>
              <w:t>10.42 ± 1.55</w:t>
            </w:r>
          </w:p>
        </w:tc>
        <w:tc>
          <w:tcPr>
            <w:tcW w:w="2311" w:type="dxa"/>
          </w:tcPr>
          <w:p w14:paraId="73C62A8E" w14:textId="77777777" w:rsidR="00A14EDF" w:rsidRDefault="003C35CD" w:rsidP="00A14EDF">
            <w:r>
              <w:t>22.09 ± 2.96</w:t>
            </w:r>
          </w:p>
        </w:tc>
      </w:tr>
      <w:tr w:rsidR="00A14EDF" w14:paraId="19C9A3C3" w14:textId="77777777" w:rsidTr="00A14EDF">
        <w:tc>
          <w:tcPr>
            <w:tcW w:w="2310" w:type="dxa"/>
          </w:tcPr>
          <w:p w14:paraId="133B44BE" w14:textId="77777777" w:rsidR="00A14EDF" w:rsidRDefault="00A14EDF" w:rsidP="00A14EDF">
            <w:r>
              <w:t>10</w:t>
            </w:r>
          </w:p>
        </w:tc>
        <w:tc>
          <w:tcPr>
            <w:tcW w:w="2310" w:type="dxa"/>
          </w:tcPr>
          <w:p w14:paraId="63C8DCAD" w14:textId="77777777" w:rsidR="00A14EDF" w:rsidRDefault="002A517A" w:rsidP="00A14EDF">
            <w:r>
              <w:t>30.04 ± 3.58</w:t>
            </w:r>
          </w:p>
        </w:tc>
        <w:tc>
          <w:tcPr>
            <w:tcW w:w="2311" w:type="dxa"/>
          </w:tcPr>
          <w:p w14:paraId="2BC6C6C5" w14:textId="77777777" w:rsidR="00A14EDF" w:rsidRDefault="003C35CD" w:rsidP="00A14EDF">
            <w:r>
              <w:t>3.47 ± 0.52</w:t>
            </w:r>
          </w:p>
        </w:tc>
        <w:tc>
          <w:tcPr>
            <w:tcW w:w="2311" w:type="dxa"/>
          </w:tcPr>
          <w:p w14:paraId="03C438F4" w14:textId="77777777" w:rsidR="00A14EDF" w:rsidRDefault="00A14EDF" w:rsidP="00A14EDF"/>
        </w:tc>
      </w:tr>
      <w:tr w:rsidR="00A14EDF" w14:paraId="5ECFECFA" w14:textId="77777777" w:rsidTr="00A14EDF">
        <w:tc>
          <w:tcPr>
            <w:tcW w:w="2310" w:type="dxa"/>
          </w:tcPr>
          <w:p w14:paraId="679C2F60" w14:textId="77777777" w:rsidR="00A14EDF" w:rsidRDefault="00A14EDF" w:rsidP="00A14EDF">
            <w:r>
              <w:t>20</w:t>
            </w:r>
          </w:p>
        </w:tc>
        <w:tc>
          <w:tcPr>
            <w:tcW w:w="2310" w:type="dxa"/>
          </w:tcPr>
          <w:p w14:paraId="6DD27746" w14:textId="77777777" w:rsidR="00A14EDF" w:rsidRDefault="002A517A" w:rsidP="00A14EDF">
            <w:r>
              <w:t xml:space="preserve">25.59 ± </w:t>
            </w:r>
            <w:r w:rsidR="00474CFC">
              <w:t>3.05</w:t>
            </w:r>
          </w:p>
        </w:tc>
        <w:tc>
          <w:tcPr>
            <w:tcW w:w="2311" w:type="dxa"/>
          </w:tcPr>
          <w:p w14:paraId="3E36ACDE" w14:textId="77777777" w:rsidR="00A14EDF" w:rsidRDefault="003C35CD" w:rsidP="00A14EDF">
            <w:r>
              <w:t>0.69 ± 0.10</w:t>
            </w:r>
          </w:p>
        </w:tc>
        <w:tc>
          <w:tcPr>
            <w:tcW w:w="2311" w:type="dxa"/>
          </w:tcPr>
          <w:p w14:paraId="5292A4FA" w14:textId="77777777" w:rsidR="00A14EDF" w:rsidRDefault="003C35CD" w:rsidP="00A14EDF">
            <w:r>
              <w:t>2.00 ± 0.27</w:t>
            </w:r>
          </w:p>
        </w:tc>
      </w:tr>
      <w:tr w:rsidR="00A14EDF" w14:paraId="07F6A407" w14:textId="77777777" w:rsidTr="00A14EDF">
        <w:tc>
          <w:tcPr>
            <w:tcW w:w="2310" w:type="dxa"/>
          </w:tcPr>
          <w:p w14:paraId="69C30AB5" w14:textId="77777777" w:rsidR="00A14EDF" w:rsidRDefault="00A14EDF" w:rsidP="00A14EDF">
            <w:r>
              <w:t>50</w:t>
            </w:r>
          </w:p>
        </w:tc>
        <w:tc>
          <w:tcPr>
            <w:tcW w:w="2310" w:type="dxa"/>
          </w:tcPr>
          <w:p w14:paraId="7A7EC46D" w14:textId="77777777" w:rsidR="00A14EDF" w:rsidRDefault="00986F9A" w:rsidP="0046362C">
            <w:r>
              <w:t xml:space="preserve">6.30 </w:t>
            </w:r>
            <w:r w:rsidR="002A517A">
              <w:t>±</w:t>
            </w:r>
            <w:r w:rsidR="00474CFC">
              <w:t xml:space="preserve"> 0.75</w:t>
            </w:r>
          </w:p>
        </w:tc>
        <w:tc>
          <w:tcPr>
            <w:tcW w:w="2311" w:type="dxa"/>
          </w:tcPr>
          <w:p w14:paraId="6C428168" w14:textId="77777777" w:rsidR="00A14EDF" w:rsidRDefault="003C35CD" w:rsidP="00A14EDF">
            <w:r>
              <w:t>0.41 ± 0.06</w:t>
            </w:r>
          </w:p>
        </w:tc>
        <w:tc>
          <w:tcPr>
            <w:tcW w:w="2311" w:type="dxa"/>
          </w:tcPr>
          <w:p w14:paraId="4E6B5DB4" w14:textId="77777777" w:rsidR="00A14EDF" w:rsidRDefault="003C35CD" w:rsidP="00A14EDF">
            <w:r>
              <w:t>0.64 ± 0.09</w:t>
            </w:r>
          </w:p>
        </w:tc>
      </w:tr>
      <w:tr w:rsidR="00A14EDF" w14:paraId="6C0B19E5" w14:textId="77777777" w:rsidTr="00A14EDF">
        <w:tc>
          <w:tcPr>
            <w:tcW w:w="2310" w:type="dxa"/>
          </w:tcPr>
          <w:p w14:paraId="1BFF47A8" w14:textId="77777777" w:rsidR="00A14EDF" w:rsidRDefault="00A14EDF" w:rsidP="00A14EDF">
            <w:r>
              <w:t>100</w:t>
            </w:r>
          </w:p>
        </w:tc>
        <w:tc>
          <w:tcPr>
            <w:tcW w:w="2310" w:type="dxa"/>
          </w:tcPr>
          <w:p w14:paraId="2B6CCAD4" w14:textId="77777777" w:rsidR="00A14EDF" w:rsidRDefault="00986F9A" w:rsidP="00A14EDF">
            <w:r>
              <w:t>3.58</w:t>
            </w:r>
            <w:r w:rsidR="008E152E">
              <w:t xml:space="preserve"> ± 0.43</w:t>
            </w:r>
          </w:p>
        </w:tc>
        <w:tc>
          <w:tcPr>
            <w:tcW w:w="2311" w:type="dxa"/>
          </w:tcPr>
          <w:p w14:paraId="07ADF5D8" w14:textId="77777777" w:rsidR="00A14EDF" w:rsidRDefault="003C35CD" w:rsidP="00A14EDF">
            <w:r>
              <w:t>0.31 ± 0.05</w:t>
            </w:r>
          </w:p>
        </w:tc>
        <w:tc>
          <w:tcPr>
            <w:tcW w:w="2311" w:type="dxa"/>
          </w:tcPr>
          <w:p w14:paraId="37BD163E" w14:textId="77777777" w:rsidR="00A14EDF" w:rsidRDefault="003C35CD" w:rsidP="00A14EDF">
            <w:r>
              <w:t>0.57 ± 0.08</w:t>
            </w:r>
          </w:p>
        </w:tc>
      </w:tr>
      <w:tr w:rsidR="00A14EDF" w14:paraId="18FF1511" w14:textId="77777777" w:rsidTr="00A14EDF">
        <w:tc>
          <w:tcPr>
            <w:tcW w:w="2310" w:type="dxa"/>
          </w:tcPr>
          <w:p w14:paraId="00ED4A13" w14:textId="77777777" w:rsidR="00A14EDF" w:rsidRDefault="00A14EDF" w:rsidP="00A14EDF">
            <w:r>
              <w:t>200</w:t>
            </w:r>
          </w:p>
        </w:tc>
        <w:tc>
          <w:tcPr>
            <w:tcW w:w="2310" w:type="dxa"/>
          </w:tcPr>
          <w:p w14:paraId="2A3F7353" w14:textId="77777777" w:rsidR="00A14EDF" w:rsidRDefault="00986F9A" w:rsidP="00A14EDF">
            <w:r>
              <w:t>2.01</w:t>
            </w:r>
            <w:r w:rsidR="008E152E">
              <w:t xml:space="preserve"> ± 0.24</w:t>
            </w:r>
          </w:p>
        </w:tc>
        <w:tc>
          <w:tcPr>
            <w:tcW w:w="2311" w:type="dxa"/>
          </w:tcPr>
          <w:p w14:paraId="5F380860" w14:textId="77777777" w:rsidR="00A14EDF" w:rsidRDefault="003C35CD" w:rsidP="00A14EDF">
            <w:r>
              <w:t>0.18 ± 0.03</w:t>
            </w:r>
          </w:p>
        </w:tc>
        <w:tc>
          <w:tcPr>
            <w:tcW w:w="2311" w:type="dxa"/>
          </w:tcPr>
          <w:p w14:paraId="03A62C53" w14:textId="77777777" w:rsidR="00A14EDF" w:rsidRDefault="003C35CD" w:rsidP="00A14EDF">
            <w:r>
              <w:t>0.23 ± 0.03</w:t>
            </w:r>
          </w:p>
        </w:tc>
      </w:tr>
      <w:tr w:rsidR="00A14EDF" w14:paraId="5CE19F65" w14:textId="77777777" w:rsidTr="00A14EDF">
        <w:tc>
          <w:tcPr>
            <w:tcW w:w="2310" w:type="dxa"/>
          </w:tcPr>
          <w:p w14:paraId="0CD7E766" w14:textId="77777777" w:rsidR="00A14EDF" w:rsidRDefault="00A14EDF" w:rsidP="00A14EDF">
            <w:r>
              <w:t>500</w:t>
            </w:r>
          </w:p>
        </w:tc>
        <w:tc>
          <w:tcPr>
            <w:tcW w:w="2310" w:type="dxa"/>
          </w:tcPr>
          <w:p w14:paraId="51D4ECB3" w14:textId="77777777" w:rsidR="00A14EDF" w:rsidRDefault="00986F9A" w:rsidP="00A14EDF">
            <w:r>
              <w:t>0.83</w:t>
            </w:r>
            <w:r w:rsidR="008E152E">
              <w:t xml:space="preserve"> ± 0.10</w:t>
            </w:r>
          </w:p>
        </w:tc>
        <w:tc>
          <w:tcPr>
            <w:tcW w:w="2311" w:type="dxa"/>
          </w:tcPr>
          <w:p w14:paraId="70897527" w14:textId="77777777" w:rsidR="00A14EDF" w:rsidRDefault="003C35CD" w:rsidP="00A14EDF">
            <w:r>
              <w:t>0.07 ± 0.01</w:t>
            </w:r>
          </w:p>
        </w:tc>
        <w:tc>
          <w:tcPr>
            <w:tcW w:w="2311" w:type="dxa"/>
          </w:tcPr>
          <w:p w14:paraId="6460491C" w14:textId="77777777" w:rsidR="00A14EDF" w:rsidRDefault="003C35CD" w:rsidP="00A14EDF">
            <w:r>
              <w:t>0.12 ± 0.02</w:t>
            </w:r>
          </w:p>
        </w:tc>
      </w:tr>
      <w:tr w:rsidR="00A14EDF" w14:paraId="206996D3" w14:textId="77777777" w:rsidTr="00A14EDF">
        <w:tc>
          <w:tcPr>
            <w:tcW w:w="2310" w:type="dxa"/>
          </w:tcPr>
          <w:p w14:paraId="56ACD8EE" w14:textId="77777777" w:rsidR="00A14EDF" w:rsidRDefault="00A14EDF" w:rsidP="00A14EDF">
            <w:r>
              <w:t>1000</w:t>
            </w:r>
          </w:p>
        </w:tc>
        <w:tc>
          <w:tcPr>
            <w:tcW w:w="2310" w:type="dxa"/>
          </w:tcPr>
          <w:p w14:paraId="400B0A3D" w14:textId="77777777" w:rsidR="00A14EDF" w:rsidRDefault="00986F9A" w:rsidP="00A14EDF">
            <w:r>
              <w:t>0.44</w:t>
            </w:r>
            <w:r w:rsidR="008E152E">
              <w:t xml:space="preserve"> ± </w:t>
            </w:r>
            <w:r w:rsidR="00E362B3">
              <w:t>0.05</w:t>
            </w:r>
          </w:p>
        </w:tc>
        <w:tc>
          <w:tcPr>
            <w:tcW w:w="2311" w:type="dxa"/>
          </w:tcPr>
          <w:p w14:paraId="02948F98" w14:textId="77777777" w:rsidR="00A14EDF" w:rsidRDefault="003C35CD" w:rsidP="00A14EDF">
            <w:r>
              <w:t>0.03 ± 0.01</w:t>
            </w:r>
          </w:p>
        </w:tc>
        <w:tc>
          <w:tcPr>
            <w:tcW w:w="2311" w:type="dxa"/>
          </w:tcPr>
          <w:p w14:paraId="18556DFF" w14:textId="77777777" w:rsidR="00A14EDF" w:rsidRDefault="003C35CD" w:rsidP="00A14EDF">
            <w:r>
              <w:t>0.06 ±0.01</w:t>
            </w:r>
          </w:p>
        </w:tc>
      </w:tr>
      <w:tr w:rsidR="00A14EDF" w14:paraId="29FAA59B" w14:textId="77777777" w:rsidTr="00A14EDF">
        <w:tc>
          <w:tcPr>
            <w:tcW w:w="2310" w:type="dxa"/>
          </w:tcPr>
          <w:p w14:paraId="0DCBD633" w14:textId="77777777" w:rsidR="00A14EDF" w:rsidRDefault="00A14EDF" w:rsidP="00A14EDF">
            <w:r>
              <w:t>2000</w:t>
            </w:r>
          </w:p>
        </w:tc>
        <w:tc>
          <w:tcPr>
            <w:tcW w:w="2310" w:type="dxa"/>
          </w:tcPr>
          <w:p w14:paraId="5FE5292F" w14:textId="77777777" w:rsidR="00A14EDF" w:rsidRDefault="00986F9A" w:rsidP="00A14EDF">
            <w:r>
              <w:t>0.24</w:t>
            </w:r>
            <w:r w:rsidR="008E152E">
              <w:t xml:space="preserve"> ± </w:t>
            </w:r>
            <w:r w:rsidR="00900469">
              <w:t>0.03</w:t>
            </w:r>
          </w:p>
        </w:tc>
        <w:tc>
          <w:tcPr>
            <w:tcW w:w="2311" w:type="dxa"/>
          </w:tcPr>
          <w:p w14:paraId="7569D4ED" w14:textId="77777777" w:rsidR="00A14EDF" w:rsidRDefault="003C35CD" w:rsidP="00A14EDF">
            <w:r>
              <w:t>0.02 ± &lt;0.01</w:t>
            </w:r>
          </w:p>
        </w:tc>
        <w:tc>
          <w:tcPr>
            <w:tcW w:w="2311" w:type="dxa"/>
          </w:tcPr>
          <w:p w14:paraId="781A74AA" w14:textId="77777777" w:rsidR="00A14EDF" w:rsidRDefault="003C35CD" w:rsidP="00A14EDF">
            <w:r>
              <w:t>0.04 ± &lt;0.01</w:t>
            </w:r>
          </w:p>
        </w:tc>
      </w:tr>
      <w:tr w:rsidR="00A14EDF" w14:paraId="78F73984" w14:textId="77777777" w:rsidTr="00A14EDF">
        <w:tc>
          <w:tcPr>
            <w:tcW w:w="2310" w:type="dxa"/>
          </w:tcPr>
          <w:p w14:paraId="0FAFEAED" w14:textId="77777777" w:rsidR="00A14EDF" w:rsidRDefault="00A14EDF" w:rsidP="00A14EDF">
            <w:r>
              <w:t>5000</w:t>
            </w:r>
          </w:p>
        </w:tc>
        <w:tc>
          <w:tcPr>
            <w:tcW w:w="2310" w:type="dxa"/>
          </w:tcPr>
          <w:p w14:paraId="6AD441BD" w14:textId="77777777" w:rsidR="00A14EDF" w:rsidRDefault="00986F9A" w:rsidP="00A14EDF">
            <w:r>
              <w:t>0.10</w:t>
            </w:r>
            <w:r w:rsidR="008E152E">
              <w:t xml:space="preserve"> ± </w:t>
            </w:r>
            <w:r w:rsidR="003C35CD">
              <w:t>0.01</w:t>
            </w:r>
          </w:p>
        </w:tc>
        <w:tc>
          <w:tcPr>
            <w:tcW w:w="2311" w:type="dxa"/>
          </w:tcPr>
          <w:p w14:paraId="6BEADFFA" w14:textId="77777777" w:rsidR="00A14EDF" w:rsidRDefault="003C35CD" w:rsidP="00A14EDF">
            <w:r>
              <w:t>0.01 ± &lt;0.01</w:t>
            </w:r>
          </w:p>
        </w:tc>
        <w:tc>
          <w:tcPr>
            <w:tcW w:w="2311" w:type="dxa"/>
          </w:tcPr>
          <w:p w14:paraId="2C9F5E73" w14:textId="77777777" w:rsidR="00A14EDF" w:rsidRDefault="003C35CD" w:rsidP="00A14EDF">
            <w:r>
              <w:t>0.01 ± &lt;0.01</w:t>
            </w:r>
          </w:p>
        </w:tc>
      </w:tr>
      <w:tr w:rsidR="00A14EDF" w14:paraId="28D37D4E" w14:textId="77777777" w:rsidTr="00A14EDF">
        <w:tc>
          <w:tcPr>
            <w:tcW w:w="2310" w:type="dxa"/>
          </w:tcPr>
          <w:p w14:paraId="3F6671B1" w14:textId="77777777" w:rsidR="00A14EDF" w:rsidRDefault="00A14EDF" w:rsidP="00A14EDF">
            <w:r>
              <w:t>10000</w:t>
            </w:r>
          </w:p>
        </w:tc>
        <w:tc>
          <w:tcPr>
            <w:tcW w:w="2310" w:type="dxa"/>
          </w:tcPr>
          <w:p w14:paraId="58246D23" w14:textId="77777777" w:rsidR="00A14EDF" w:rsidRDefault="00986F9A" w:rsidP="00A14EDF">
            <w:r>
              <w:t>0.05</w:t>
            </w:r>
            <w:r w:rsidR="008E152E">
              <w:t xml:space="preserve"> ± </w:t>
            </w:r>
            <w:r w:rsidR="003C35CD">
              <w:t>0.01</w:t>
            </w:r>
          </w:p>
        </w:tc>
        <w:tc>
          <w:tcPr>
            <w:tcW w:w="2311" w:type="dxa"/>
          </w:tcPr>
          <w:p w14:paraId="087BCFC1" w14:textId="77777777" w:rsidR="00A14EDF" w:rsidRDefault="003C35CD" w:rsidP="00A14EDF">
            <w:r>
              <w:t>&lt;0.01</w:t>
            </w:r>
          </w:p>
        </w:tc>
        <w:tc>
          <w:tcPr>
            <w:tcW w:w="2311" w:type="dxa"/>
          </w:tcPr>
          <w:p w14:paraId="10DDD225" w14:textId="77777777" w:rsidR="00A14EDF" w:rsidRDefault="003C35CD" w:rsidP="00A14EDF">
            <w:r>
              <w:t>0.01 ± &lt;0.01</w:t>
            </w:r>
          </w:p>
        </w:tc>
      </w:tr>
      <w:tr w:rsidR="003C35CD" w14:paraId="668DC810" w14:textId="77777777" w:rsidTr="00A14EDF">
        <w:tc>
          <w:tcPr>
            <w:tcW w:w="2310" w:type="dxa"/>
          </w:tcPr>
          <w:p w14:paraId="547AE516" w14:textId="77777777" w:rsidR="003C35CD" w:rsidRDefault="003C35CD" w:rsidP="00A14EDF">
            <w:r>
              <w:t>20000</w:t>
            </w:r>
          </w:p>
        </w:tc>
        <w:tc>
          <w:tcPr>
            <w:tcW w:w="2310" w:type="dxa"/>
          </w:tcPr>
          <w:p w14:paraId="09B36F56" w14:textId="77777777" w:rsidR="003C35CD" w:rsidRDefault="003C35CD" w:rsidP="00A14EDF">
            <w:r>
              <w:t>0.02 ± &lt;0.01</w:t>
            </w:r>
          </w:p>
        </w:tc>
        <w:tc>
          <w:tcPr>
            <w:tcW w:w="2311" w:type="dxa"/>
          </w:tcPr>
          <w:p w14:paraId="43C2F0C3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289B3D5C" w14:textId="77777777" w:rsidR="003C35CD" w:rsidRDefault="003C35CD" w:rsidP="00673630">
            <w:r>
              <w:t>&lt;0.01</w:t>
            </w:r>
          </w:p>
        </w:tc>
      </w:tr>
      <w:tr w:rsidR="003C35CD" w14:paraId="72CEA045" w14:textId="77777777" w:rsidTr="00A14EDF">
        <w:tc>
          <w:tcPr>
            <w:tcW w:w="2310" w:type="dxa"/>
          </w:tcPr>
          <w:p w14:paraId="6840FF40" w14:textId="77777777" w:rsidR="003C35CD" w:rsidRDefault="003C35CD" w:rsidP="00A14EDF">
            <w:r>
              <w:t>50000</w:t>
            </w:r>
          </w:p>
        </w:tc>
        <w:tc>
          <w:tcPr>
            <w:tcW w:w="2310" w:type="dxa"/>
          </w:tcPr>
          <w:p w14:paraId="208D3A9B" w14:textId="77777777" w:rsidR="003C35CD" w:rsidRDefault="003C35CD" w:rsidP="00A14EDF">
            <w:r>
              <w:t>0.01 ± &lt;0.01</w:t>
            </w:r>
          </w:p>
        </w:tc>
        <w:tc>
          <w:tcPr>
            <w:tcW w:w="2311" w:type="dxa"/>
          </w:tcPr>
          <w:p w14:paraId="650E058D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65F7E9BB" w14:textId="77777777" w:rsidR="003C35CD" w:rsidRDefault="003C35CD" w:rsidP="00673630">
            <w:r>
              <w:t>&lt;0.01</w:t>
            </w:r>
          </w:p>
        </w:tc>
      </w:tr>
      <w:tr w:rsidR="003C35CD" w14:paraId="10D1CCF1" w14:textId="77777777" w:rsidTr="00A14EDF">
        <w:tc>
          <w:tcPr>
            <w:tcW w:w="2310" w:type="dxa"/>
          </w:tcPr>
          <w:p w14:paraId="7BE76223" w14:textId="77777777" w:rsidR="003C35CD" w:rsidRDefault="003C35CD" w:rsidP="00A14EDF">
            <w:r>
              <w:t>100000</w:t>
            </w:r>
          </w:p>
        </w:tc>
        <w:tc>
          <w:tcPr>
            <w:tcW w:w="2310" w:type="dxa"/>
          </w:tcPr>
          <w:p w14:paraId="76ACC848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5D8C5DD4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6CF8689A" w14:textId="77777777" w:rsidR="003C35CD" w:rsidRDefault="003C35CD" w:rsidP="00673630">
            <w:r>
              <w:t>&lt;0.01</w:t>
            </w:r>
          </w:p>
        </w:tc>
      </w:tr>
      <w:tr w:rsidR="003C35CD" w14:paraId="6C0D9E2D" w14:textId="77777777" w:rsidTr="00A14EDF">
        <w:tc>
          <w:tcPr>
            <w:tcW w:w="2310" w:type="dxa"/>
          </w:tcPr>
          <w:p w14:paraId="5BAFE9BA" w14:textId="77777777" w:rsidR="003C35CD" w:rsidRDefault="003C35CD" w:rsidP="00A14EDF">
            <w:r>
              <w:t>200000</w:t>
            </w:r>
          </w:p>
        </w:tc>
        <w:tc>
          <w:tcPr>
            <w:tcW w:w="2310" w:type="dxa"/>
          </w:tcPr>
          <w:p w14:paraId="06A67CE9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3C129F2E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31718BD1" w14:textId="77777777" w:rsidR="003C35CD" w:rsidRDefault="003C35CD" w:rsidP="00673630">
            <w:r>
              <w:t>&lt;0.01</w:t>
            </w:r>
          </w:p>
        </w:tc>
      </w:tr>
      <w:tr w:rsidR="003C35CD" w14:paraId="481FB495" w14:textId="77777777" w:rsidTr="00A14EDF">
        <w:tc>
          <w:tcPr>
            <w:tcW w:w="2310" w:type="dxa"/>
          </w:tcPr>
          <w:p w14:paraId="617A089A" w14:textId="77777777" w:rsidR="003C35CD" w:rsidRDefault="003C35CD" w:rsidP="00A14EDF">
            <w:r>
              <w:t>500000</w:t>
            </w:r>
          </w:p>
        </w:tc>
        <w:tc>
          <w:tcPr>
            <w:tcW w:w="2310" w:type="dxa"/>
          </w:tcPr>
          <w:p w14:paraId="21A8D749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6557CF1A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74B11280" w14:textId="77777777" w:rsidR="003C35CD" w:rsidRDefault="003C35CD" w:rsidP="00673630">
            <w:r>
              <w:t>&lt;0.01</w:t>
            </w:r>
          </w:p>
        </w:tc>
      </w:tr>
      <w:tr w:rsidR="003C35CD" w14:paraId="1EBDDADF" w14:textId="77777777" w:rsidTr="00A14EDF">
        <w:tc>
          <w:tcPr>
            <w:tcW w:w="2310" w:type="dxa"/>
          </w:tcPr>
          <w:p w14:paraId="035F8A2E" w14:textId="77777777" w:rsidR="003C35CD" w:rsidRDefault="003C35CD" w:rsidP="00A14EDF">
            <w:r>
              <w:t>800000</w:t>
            </w:r>
          </w:p>
        </w:tc>
        <w:tc>
          <w:tcPr>
            <w:tcW w:w="2310" w:type="dxa"/>
          </w:tcPr>
          <w:p w14:paraId="0344B638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7E0F3BF6" w14:textId="77777777" w:rsidR="003C35CD" w:rsidRDefault="003C35CD" w:rsidP="00A14EDF">
            <w:r>
              <w:t>&lt;0.01</w:t>
            </w:r>
          </w:p>
        </w:tc>
        <w:tc>
          <w:tcPr>
            <w:tcW w:w="2311" w:type="dxa"/>
          </w:tcPr>
          <w:p w14:paraId="297C405C" w14:textId="77777777" w:rsidR="003C35CD" w:rsidRDefault="003C35CD" w:rsidP="00673630">
            <w:r>
              <w:t>&lt;0.01</w:t>
            </w:r>
          </w:p>
        </w:tc>
      </w:tr>
    </w:tbl>
    <w:p w14:paraId="7482617E" w14:textId="22A9047F" w:rsidR="00A14EDF" w:rsidRDefault="002674AD" w:rsidP="002674AD">
      <w:pPr>
        <w:pStyle w:val="IUCrtablecaption"/>
      </w:pPr>
      <w:bookmarkStart w:id="19" w:name="_Ref514938623"/>
      <w:r>
        <w:t xml:space="preserve">LOD for La, Cu and Fe for acquisition times varying from 5 </w:t>
      </w:r>
      <w:proofErr w:type="spellStart"/>
      <w:r>
        <w:t>ms</w:t>
      </w:r>
      <w:proofErr w:type="spellEnd"/>
      <w:r>
        <w:t xml:space="preserve"> to 800 s and </w:t>
      </w:r>
      <w:r w:rsidR="00314D4D">
        <w:t xml:space="preserve">an </w:t>
      </w:r>
      <w:r>
        <w:t>excitation energy of 1 keV. Missing values are due to little statistics and a calculation of the background intensity of zero (IR-IN=0).</w:t>
      </w:r>
      <w:bookmarkEnd w:id="19"/>
      <w: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78"/>
        <w:gridCol w:w="2765"/>
        <w:gridCol w:w="1301"/>
        <w:gridCol w:w="1786"/>
        <w:gridCol w:w="1786"/>
      </w:tblGrid>
      <w:tr w:rsidR="001F4867" w14:paraId="04EAAEE4" w14:textId="77777777" w:rsidTr="001F4867">
        <w:tc>
          <w:tcPr>
            <w:tcW w:w="1384" w:type="dxa"/>
          </w:tcPr>
          <w:p w14:paraId="48E31FBA" w14:textId="77777777" w:rsidR="001F4867" w:rsidRDefault="001F4867" w:rsidP="00A14EDF">
            <w:r>
              <w:t>Application</w:t>
            </w:r>
          </w:p>
        </w:tc>
        <w:tc>
          <w:tcPr>
            <w:tcW w:w="2835" w:type="dxa"/>
          </w:tcPr>
          <w:p w14:paraId="4C44ED46" w14:textId="77777777" w:rsidR="001F4867" w:rsidRDefault="001F4867" w:rsidP="00A14EDF">
            <w:r>
              <w:t>Elemental formula</w:t>
            </w:r>
          </w:p>
        </w:tc>
        <w:tc>
          <w:tcPr>
            <w:tcW w:w="1325" w:type="dxa"/>
          </w:tcPr>
          <w:p w14:paraId="0B4F73F2" w14:textId="77777777" w:rsidR="001F4867" w:rsidRDefault="001F4867" w:rsidP="00A14EDF">
            <w:r>
              <w:t>Density (g/cm</w:t>
            </w:r>
            <w:r w:rsidRPr="001F4867">
              <w:rPr>
                <w:vertAlign w:val="superscript"/>
              </w:rPr>
              <w:t>3</w:t>
            </w:r>
            <w:r>
              <w:t>)</w:t>
            </w:r>
          </w:p>
        </w:tc>
        <w:tc>
          <w:tcPr>
            <w:tcW w:w="1849" w:type="dxa"/>
          </w:tcPr>
          <w:p w14:paraId="021FB268" w14:textId="77777777" w:rsidR="001F4867" w:rsidRDefault="001F4867" w:rsidP="00D37D96">
            <w:r>
              <w:t xml:space="preserve">Dose for d=5 µm and t=100 </w:t>
            </w:r>
            <w:proofErr w:type="spellStart"/>
            <w:r>
              <w:t>ms</w:t>
            </w:r>
            <w:proofErr w:type="spellEnd"/>
            <w:r>
              <w:t xml:space="preserve"> (*10</w:t>
            </w:r>
            <w:r w:rsidR="00D37D96" w:rsidRPr="00D37D96">
              <w:rPr>
                <w:vertAlign w:val="superscript"/>
              </w:rPr>
              <w:t>5</w:t>
            </w:r>
            <w:r>
              <w:t xml:space="preserve"> </w:t>
            </w:r>
            <w:proofErr w:type="spellStart"/>
            <w:r>
              <w:t>Gy</w:t>
            </w:r>
            <w:proofErr w:type="spellEnd"/>
            <w:r>
              <w:t>)</w:t>
            </w:r>
          </w:p>
        </w:tc>
        <w:tc>
          <w:tcPr>
            <w:tcW w:w="1849" w:type="dxa"/>
          </w:tcPr>
          <w:p w14:paraId="150BE8B2" w14:textId="77777777" w:rsidR="001F4867" w:rsidRDefault="001F4867" w:rsidP="007868A6">
            <w:r>
              <w:t xml:space="preserve">Dose for d=10 µm and t=100 </w:t>
            </w:r>
            <w:proofErr w:type="spellStart"/>
            <w:r>
              <w:t>ms</w:t>
            </w:r>
            <w:proofErr w:type="spellEnd"/>
            <w:r>
              <w:t xml:space="preserve"> (*10</w:t>
            </w:r>
            <w:r w:rsidR="00D37D96">
              <w:rPr>
                <w:vertAlign w:val="superscript"/>
              </w:rPr>
              <w:t>5</w:t>
            </w:r>
            <w:r>
              <w:t xml:space="preserve"> </w:t>
            </w:r>
            <w:proofErr w:type="spellStart"/>
            <w:r>
              <w:t>Gy</w:t>
            </w:r>
            <w:proofErr w:type="spellEnd"/>
            <w:r>
              <w:t>)</w:t>
            </w:r>
          </w:p>
        </w:tc>
      </w:tr>
      <w:tr w:rsidR="001F4867" w14:paraId="71FC7DF0" w14:textId="77777777" w:rsidTr="001F4867">
        <w:tc>
          <w:tcPr>
            <w:tcW w:w="1384" w:type="dxa"/>
          </w:tcPr>
          <w:p w14:paraId="3A440A1D" w14:textId="77777777" w:rsidR="001F4867" w:rsidRDefault="001F4867" w:rsidP="00A14EDF">
            <w:r>
              <w:t>Adipose</w:t>
            </w:r>
          </w:p>
        </w:tc>
        <w:tc>
          <w:tcPr>
            <w:tcW w:w="2835" w:type="dxa"/>
          </w:tcPr>
          <w:p w14:paraId="5F44D798" w14:textId="77777777" w:rsidR="001F4867" w:rsidRDefault="001F4867" w:rsidP="00A14EDF">
            <w:r>
              <w:t>C</w:t>
            </w:r>
            <w:r w:rsidRPr="001F4867">
              <w:rPr>
                <w:vertAlign w:val="subscript"/>
              </w:rPr>
              <w:t>57</w:t>
            </w:r>
            <w:r>
              <w:t>H</w:t>
            </w:r>
            <w:r w:rsidRPr="001F4867">
              <w:rPr>
                <w:vertAlign w:val="subscript"/>
              </w:rPr>
              <w:t>104</w:t>
            </w:r>
            <w:r>
              <w:t>O</w:t>
            </w:r>
            <w:r w:rsidRPr="001F4867">
              <w:rPr>
                <w:vertAlign w:val="subscript"/>
              </w:rPr>
              <w:t>6</w:t>
            </w:r>
          </w:p>
        </w:tc>
        <w:tc>
          <w:tcPr>
            <w:tcW w:w="1325" w:type="dxa"/>
          </w:tcPr>
          <w:p w14:paraId="6F0FD2FC" w14:textId="77777777" w:rsidR="001F4867" w:rsidRDefault="001F4867" w:rsidP="00A14EDF">
            <w:r>
              <w:t>0.94</w:t>
            </w:r>
          </w:p>
        </w:tc>
        <w:tc>
          <w:tcPr>
            <w:tcW w:w="1849" w:type="dxa"/>
          </w:tcPr>
          <w:p w14:paraId="4D1DF58C" w14:textId="77777777" w:rsidR="001F4867" w:rsidRDefault="007868A6" w:rsidP="00A14EDF">
            <w:r>
              <w:t>6.6</w:t>
            </w:r>
          </w:p>
        </w:tc>
        <w:tc>
          <w:tcPr>
            <w:tcW w:w="1849" w:type="dxa"/>
          </w:tcPr>
          <w:p w14:paraId="1161DA32" w14:textId="77777777" w:rsidR="001F4867" w:rsidRDefault="007868A6" w:rsidP="00A14EDF">
            <w:r>
              <w:t>8.9</w:t>
            </w:r>
          </w:p>
        </w:tc>
      </w:tr>
      <w:tr w:rsidR="001F4867" w14:paraId="1E02A10D" w14:textId="77777777" w:rsidTr="001F4867">
        <w:tc>
          <w:tcPr>
            <w:tcW w:w="1384" w:type="dxa"/>
          </w:tcPr>
          <w:p w14:paraId="7E784EDA" w14:textId="77777777" w:rsidR="001F4867" w:rsidRDefault="001F4867" w:rsidP="00A14EDF">
            <w:r>
              <w:t>Bone</w:t>
            </w:r>
          </w:p>
        </w:tc>
        <w:tc>
          <w:tcPr>
            <w:tcW w:w="2835" w:type="dxa"/>
          </w:tcPr>
          <w:p w14:paraId="68760C56" w14:textId="77777777" w:rsidR="001F4867" w:rsidRDefault="001F4867" w:rsidP="00A14EDF">
            <w:r w:rsidRPr="001F4867">
              <w:t>O</w:t>
            </w:r>
            <w:r w:rsidRPr="001F4867">
              <w:rPr>
                <w:vertAlign w:val="subscript"/>
              </w:rPr>
              <w:t>1702</w:t>
            </w:r>
            <w:r w:rsidRPr="001F4867">
              <w:t xml:space="preserve"> H</w:t>
            </w:r>
            <w:r w:rsidRPr="001F4867">
              <w:rPr>
                <w:vertAlign w:val="subscript"/>
              </w:rPr>
              <w:t>429</w:t>
            </w:r>
            <w:r w:rsidRPr="001F4867">
              <w:t xml:space="preserve"> P</w:t>
            </w:r>
            <w:r w:rsidRPr="001F4867">
              <w:rPr>
                <w:vertAlign w:val="subscript"/>
              </w:rPr>
              <w:t>372</w:t>
            </w:r>
            <w:r w:rsidRPr="001F4867">
              <w:t xml:space="preserve"> Ca</w:t>
            </w:r>
            <w:r w:rsidRPr="001F4867">
              <w:rPr>
                <w:vertAlign w:val="subscript"/>
              </w:rPr>
              <w:t>620</w:t>
            </w:r>
            <w:r w:rsidRPr="001F4867">
              <w:t xml:space="preserve"> N</w:t>
            </w:r>
            <w:r w:rsidRPr="001F4867">
              <w:rPr>
                <w:vertAlign w:val="subscript"/>
              </w:rPr>
              <w:t>34</w:t>
            </w:r>
            <w:r w:rsidRPr="001F4867">
              <w:t xml:space="preserve"> C</w:t>
            </w:r>
            <w:r w:rsidRPr="001F4867">
              <w:rPr>
                <w:vertAlign w:val="subscript"/>
              </w:rPr>
              <w:t>134</w:t>
            </w:r>
          </w:p>
        </w:tc>
        <w:tc>
          <w:tcPr>
            <w:tcW w:w="1325" w:type="dxa"/>
          </w:tcPr>
          <w:p w14:paraId="13C424EC" w14:textId="77777777" w:rsidR="001F4867" w:rsidRDefault="001F4867" w:rsidP="00A14EDF">
            <w:r>
              <w:t>1.70</w:t>
            </w:r>
          </w:p>
        </w:tc>
        <w:tc>
          <w:tcPr>
            <w:tcW w:w="1849" w:type="dxa"/>
          </w:tcPr>
          <w:p w14:paraId="66C937DD" w14:textId="77777777" w:rsidR="001F4867" w:rsidRDefault="007868A6" w:rsidP="00A14EDF">
            <w:r>
              <w:t>5.5</w:t>
            </w:r>
          </w:p>
        </w:tc>
        <w:tc>
          <w:tcPr>
            <w:tcW w:w="1849" w:type="dxa"/>
          </w:tcPr>
          <w:p w14:paraId="50711A16" w14:textId="77777777" w:rsidR="001F4867" w:rsidRDefault="007868A6" w:rsidP="00A14EDF">
            <w:r>
              <w:t>5.6</w:t>
            </w:r>
          </w:p>
        </w:tc>
      </w:tr>
      <w:tr w:rsidR="001F4867" w14:paraId="76123F0B" w14:textId="77777777" w:rsidTr="001F4867">
        <w:tc>
          <w:tcPr>
            <w:tcW w:w="1384" w:type="dxa"/>
          </w:tcPr>
          <w:p w14:paraId="65E92824" w14:textId="77777777" w:rsidR="001F4867" w:rsidRDefault="001F4867" w:rsidP="00A14EDF">
            <w:r>
              <w:t>Water</w:t>
            </w:r>
          </w:p>
        </w:tc>
        <w:tc>
          <w:tcPr>
            <w:tcW w:w="2835" w:type="dxa"/>
          </w:tcPr>
          <w:p w14:paraId="3CB5E4AA" w14:textId="77777777" w:rsidR="001F4867" w:rsidRDefault="001F4867" w:rsidP="00A14EDF">
            <w:r>
              <w:t>H</w:t>
            </w:r>
            <w:r w:rsidRPr="001F4867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1325" w:type="dxa"/>
          </w:tcPr>
          <w:p w14:paraId="291223B4" w14:textId="77777777" w:rsidR="001F4867" w:rsidRDefault="001F4867" w:rsidP="00A14EDF">
            <w:r>
              <w:t>1.00</w:t>
            </w:r>
          </w:p>
        </w:tc>
        <w:tc>
          <w:tcPr>
            <w:tcW w:w="1849" w:type="dxa"/>
          </w:tcPr>
          <w:p w14:paraId="37F070FB" w14:textId="77777777" w:rsidR="001F4867" w:rsidRDefault="007868A6" w:rsidP="00A14EDF">
            <w:r>
              <w:t>8.4</w:t>
            </w:r>
          </w:p>
        </w:tc>
        <w:tc>
          <w:tcPr>
            <w:tcW w:w="1849" w:type="dxa"/>
          </w:tcPr>
          <w:p w14:paraId="1E2B16B1" w14:textId="77777777" w:rsidR="001F4867" w:rsidRDefault="007868A6" w:rsidP="00A14EDF">
            <w:r>
              <w:t>9.4</w:t>
            </w:r>
          </w:p>
        </w:tc>
      </w:tr>
      <w:tr w:rsidR="001F4867" w14:paraId="38CFB0E7" w14:textId="77777777" w:rsidTr="001F4867">
        <w:tc>
          <w:tcPr>
            <w:tcW w:w="1384" w:type="dxa"/>
          </w:tcPr>
          <w:p w14:paraId="3509726C" w14:textId="77777777" w:rsidR="001F4867" w:rsidRDefault="001F4867" w:rsidP="00A14EDF">
            <w:proofErr w:type="spellStart"/>
            <w:r>
              <w:t>Proteine</w:t>
            </w:r>
            <w:proofErr w:type="spellEnd"/>
          </w:p>
        </w:tc>
        <w:tc>
          <w:tcPr>
            <w:tcW w:w="2835" w:type="dxa"/>
          </w:tcPr>
          <w:p w14:paraId="46776297" w14:textId="77777777" w:rsidR="001F4867" w:rsidRDefault="001F4867" w:rsidP="00A14EDF">
            <w:r>
              <w:t>C</w:t>
            </w:r>
            <w:r w:rsidRPr="001F4867">
              <w:rPr>
                <w:vertAlign w:val="subscript"/>
              </w:rPr>
              <w:t>94</w:t>
            </w:r>
            <w:r>
              <w:t>H</w:t>
            </w:r>
            <w:r w:rsidRPr="001F4867">
              <w:rPr>
                <w:vertAlign w:val="subscript"/>
              </w:rPr>
              <w:t>139</w:t>
            </w:r>
            <w:r>
              <w:t>N</w:t>
            </w:r>
            <w:r w:rsidRPr="001F4867">
              <w:rPr>
                <w:vertAlign w:val="subscript"/>
              </w:rPr>
              <w:t>24</w:t>
            </w:r>
            <w:r>
              <w:t>O</w:t>
            </w:r>
            <w:r w:rsidRPr="001F4867">
              <w:rPr>
                <w:vertAlign w:val="subscript"/>
              </w:rPr>
              <w:t>31</w:t>
            </w:r>
            <w:r>
              <w:t>S</w:t>
            </w:r>
          </w:p>
        </w:tc>
        <w:tc>
          <w:tcPr>
            <w:tcW w:w="1325" w:type="dxa"/>
          </w:tcPr>
          <w:p w14:paraId="6D0E0E06" w14:textId="77777777" w:rsidR="001F4867" w:rsidRDefault="001F4867" w:rsidP="00A14EDF">
            <w:r>
              <w:t>1.35</w:t>
            </w:r>
          </w:p>
        </w:tc>
        <w:tc>
          <w:tcPr>
            <w:tcW w:w="1849" w:type="dxa"/>
          </w:tcPr>
          <w:p w14:paraId="4F3CEDD8" w14:textId="77777777" w:rsidR="001F4867" w:rsidRDefault="007868A6" w:rsidP="00A14EDF">
            <w:r>
              <w:t>6.1</w:t>
            </w:r>
          </w:p>
        </w:tc>
        <w:tc>
          <w:tcPr>
            <w:tcW w:w="1849" w:type="dxa"/>
          </w:tcPr>
          <w:p w14:paraId="6F7D666F" w14:textId="77777777" w:rsidR="001F4867" w:rsidRDefault="007868A6" w:rsidP="00A14EDF">
            <w:r>
              <w:t>7.0</w:t>
            </w:r>
          </w:p>
        </w:tc>
      </w:tr>
    </w:tbl>
    <w:p w14:paraId="12C25C12" w14:textId="6984C07B" w:rsidR="00A14EDF" w:rsidRDefault="00D37D96" w:rsidP="001D0BFC">
      <w:pPr>
        <w:pStyle w:val="IUCrtablecaption"/>
      </w:pPr>
      <w:r>
        <w:t xml:space="preserve">Absorbed dose estimation for some applications in life science for 5 µm and 10 µm thick samples, </w:t>
      </w:r>
      <w:r w:rsidR="00314D4D">
        <w:t xml:space="preserve">an </w:t>
      </w:r>
      <w:r>
        <w:t xml:space="preserve">excitation energy of 1000 eV at P04 and 100 </w:t>
      </w:r>
      <w:proofErr w:type="spellStart"/>
      <w:r>
        <w:t>ms</w:t>
      </w:r>
      <w:proofErr w:type="spellEnd"/>
      <w:r>
        <w:t xml:space="preserve"> acquisition time.</w:t>
      </w:r>
    </w:p>
    <w:p w14:paraId="4552E353" w14:textId="77777777" w:rsidR="00447DC6" w:rsidRDefault="00447DC6" w:rsidP="00A045E9">
      <w:pPr>
        <w:pageBreakBefore/>
      </w:pPr>
    </w:p>
    <w:p w14:paraId="17E7B741" w14:textId="77777777" w:rsidR="00A045E9" w:rsidRDefault="00A045E9" w:rsidP="00A045E9"/>
    <w:p w14:paraId="2F6DF2C2" w14:textId="77777777" w:rsidR="00447DC6" w:rsidRDefault="00A045E9" w:rsidP="00A045E9">
      <w:pPr>
        <w:pStyle w:val="IUCrreferences"/>
      </w:pPr>
      <w:r>
        <w:t>References:</w:t>
      </w:r>
    </w:p>
    <w:p w14:paraId="2806D485" w14:textId="77777777" w:rsidR="002F0D43" w:rsidRDefault="002F0D43" w:rsidP="002F0D43">
      <w:pPr>
        <w:pStyle w:val="IUCrreferences"/>
      </w:pPr>
      <w:proofErr w:type="spellStart"/>
      <w:r>
        <w:t>Bonizzoni</w:t>
      </w:r>
      <w:proofErr w:type="spellEnd"/>
      <w:r w:rsidRPr="002F0D43">
        <w:t xml:space="preserve"> </w:t>
      </w:r>
      <w:r>
        <w:t xml:space="preserve">L., </w:t>
      </w:r>
      <w:proofErr w:type="spellStart"/>
      <w:r>
        <w:t>Maloni</w:t>
      </w:r>
      <w:proofErr w:type="spellEnd"/>
      <w:r w:rsidRPr="002F0D43">
        <w:t xml:space="preserve"> </w:t>
      </w:r>
      <w:r>
        <w:t>A., and Milazzo</w:t>
      </w:r>
      <w:r w:rsidRPr="002F0D43">
        <w:t xml:space="preserve"> </w:t>
      </w:r>
      <w:r>
        <w:t xml:space="preserve">M. (2006) </w:t>
      </w:r>
      <w:r w:rsidRPr="002F0D43">
        <w:rPr>
          <w:i/>
        </w:rPr>
        <w:t>X-Ray Spectrometry</w:t>
      </w:r>
      <w:r>
        <w:t xml:space="preserve"> 35(6)</w:t>
      </w:r>
      <w:r w:rsidR="00AC6940">
        <w:t>,</w:t>
      </w:r>
      <w:r>
        <w:t xml:space="preserve"> 390 – 399</w:t>
      </w:r>
    </w:p>
    <w:p w14:paraId="2913B634" w14:textId="77777777" w:rsidR="001F124A" w:rsidRDefault="001F124A" w:rsidP="002F0D43">
      <w:pPr>
        <w:pStyle w:val="IUCrreferences"/>
      </w:pPr>
    </w:p>
    <w:p w14:paraId="7441B218" w14:textId="77777777" w:rsidR="002F0D43" w:rsidRDefault="002F0D43" w:rsidP="002F0D43">
      <w:pPr>
        <w:pStyle w:val="IUCrreferences"/>
      </w:pPr>
      <w:r>
        <w:t xml:space="preserve">Chang W.Z. and </w:t>
      </w:r>
      <w:proofErr w:type="spellStart"/>
      <w:r>
        <w:t>Wittry</w:t>
      </w:r>
      <w:proofErr w:type="spellEnd"/>
      <w:r w:rsidRPr="002F0D43">
        <w:t xml:space="preserve"> </w:t>
      </w:r>
      <w:r>
        <w:t xml:space="preserve">D.B. (1994) </w:t>
      </w:r>
      <w:r w:rsidRPr="002F0D43">
        <w:rPr>
          <w:i/>
        </w:rPr>
        <w:t>Microbeam Analysis</w:t>
      </w:r>
      <w:r>
        <w:t xml:space="preserve"> 3</w:t>
      </w:r>
      <w:r w:rsidR="00AC6940">
        <w:t>,</w:t>
      </w:r>
      <w:r>
        <w:t xml:space="preserve"> 23 </w:t>
      </w:r>
      <w:r w:rsidR="001F124A">
        <w:t>–</w:t>
      </w:r>
      <w:r>
        <w:t xml:space="preserve"> 32</w:t>
      </w:r>
    </w:p>
    <w:p w14:paraId="175A2E52" w14:textId="77777777" w:rsidR="001F124A" w:rsidRDefault="001F124A" w:rsidP="002F0D43">
      <w:pPr>
        <w:pStyle w:val="IUCrreferences"/>
      </w:pPr>
    </w:p>
    <w:p w14:paraId="79AFACF8" w14:textId="77777777" w:rsidR="00666391" w:rsidRDefault="00666391" w:rsidP="00A045E9">
      <w:pPr>
        <w:pStyle w:val="IUCrreferences"/>
        <w:rPr>
          <w:lang w:val="de-DE"/>
        </w:rPr>
      </w:pPr>
      <w:proofErr w:type="spellStart"/>
      <w:r>
        <w:t>Eichert</w:t>
      </w:r>
      <w:proofErr w:type="spellEnd"/>
      <w:r>
        <w:t xml:space="preserve"> D. (2015) X-Ray Microscopy. </w:t>
      </w:r>
      <w:r w:rsidRPr="00666391">
        <w:rPr>
          <w:lang w:val="de-DE"/>
        </w:rPr>
        <w:t xml:space="preserve">In: </w:t>
      </w:r>
      <w:proofErr w:type="spellStart"/>
      <w:r w:rsidRPr="00666391">
        <w:rPr>
          <w:lang w:val="de-DE"/>
        </w:rPr>
        <w:t>Mobilio</w:t>
      </w:r>
      <w:proofErr w:type="spellEnd"/>
      <w:r w:rsidRPr="00666391">
        <w:rPr>
          <w:lang w:val="de-DE"/>
        </w:rPr>
        <w:t xml:space="preserve"> S., </w:t>
      </w:r>
      <w:proofErr w:type="spellStart"/>
      <w:r w:rsidRPr="00666391">
        <w:rPr>
          <w:lang w:val="de-DE"/>
        </w:rPr>
        <w:t>Boscherini</w:t>
      </w:r>
      <w:proofErr w:type="spellEnd"/>
      <w:r w:rsidRPr="00666391">
        <w:rPr>
          <w:lang w:val="de-DE"/>
        </w:rPr>
        <w:t xml:space="preserve"> F., </w:t>
      </w:r>
      <w:proofErr w:type="spellStart"/>
      <w:r w:rsidRPr="00666391">
        <w:rPr>
          <w:lang w:val="de-DE"/>
        </w:rPr>
        <w:t>Meneghini</w:t>
      </w:r>
      <w:proofErr w:type="spellEnd"/>
      <w:r w:rsidRPr="00666391">
        <w:rPr>
          <w:lang w:val="de-DE"/>
        </w:rPr>
        <w:t xml:space="preserve"> C. (</w:t>
      </w:r>
      <w:proofErr w:type="spellStart"/>
      <w:r w:rsidRPr="00666391">
        <w:rPr>
          <w:lang w:val="de-DE"/>
        </w:rPr>
        <w:t>eds</w:t>
      </w:r>
      <w:proofErr w:type="spellEnd"/>
      <w:r w:rsidRPr="00666391">
        <w:rPr>
          <w:lang w:val="de-DE"/>
        </w:rPr>
        <w:t>) Synchrotron Radiation. Springer, Berlin, Heidelberg</w:t>
      </w:r>
    </w:p>
    <w:p w14:paraId="638B943D" w14:textId="77777777" w:rsidR="00EF35F3" w:rsidRDefault="00EF35F3" w:rsidP="00A045E9">
      <w:pPr>
        <w:pStyle w:val="IUCrreferences"/>
        <w:rPr>
          <w:lang w:val="de-DE"/>
        </w:rPr>
      </w:pPr>
    </w:p>
    <w:p w14:paraId="7CC2C298" w14:textId="77777777" w:rsidR="000B3EDD" w:rsidRDefault="000B3EDD" w:rsidP="00A045E9">
      <w:pPr>
        <w:pStyle w:val="IUCrreferences"/>
      </w:pPr>
      <w:proofErr w:type="spellStart"/>
      <w:r w:rsidRPr="000B3EDD">
        <w:t>Fayard</w:t>
      </w:r>
      <w:proofErr w:type="spellEnd"/>
      <w:r>
        <w:t xml:space="preserve"> </w:t>
      </w:r>
      <w:r w:rsidRPr="000B3EDD">
        <w:t xml:space="preserve">B., Salomé M., Takemoto K., </w:t>
      </w:r>
      <w:proofErr w:type="spellStart"/>
      <w:r w:rsidRPr="000B3EDD">
        <w:t>Kihara</w:t>
      </w:r>
      <w:proofErr w:type="spellEnd"/>
      <w:r w:rsidRPr="000B3EDD">
        <w:t xml:space="preserve"> H., </w:t>
      </w:r>
      <w:proofErr w:type="spellStart"/>
      <w:r w:rsidRPr="000B3EDD">
        <w:t>Susini</w:t>
      </w:r>
      <w:proofErr w:type="spellEnd"/>
      <w:r w:rsidRPr="000B3EDD">
        <w:t xml:space="preserve"> J. (2009</w:t>
      </w:r>
      <w:proofErr w:type="gramStart"/>
      <w:r w:rsidRPr="000B3EDD">
        <w:t xml:space="preserve">) </w:t>
      </w:r>
      <w:r>
        <w:t xml:space="preserve"> </w:t>
      </w:r>
      <w:r w:rsidRPr="000B3EDD">
        <w:rPr>
          <w:i/>
        </w:rPr>
        <w:t>Journal</w:t>
      </w:r>
      <w:proofErr w:type="gramEnd"/>
      <w:r w:rsidRPr="000B3EDD">
        <w:rPr>
          <w:i/>
        </w:rPr>
        <w:t xml:space="preserve"> of Electron Spectroscopy and Related Phenomena</w:t>
      </w:r>
      <w:r w:rsidRPr="000B3EDD">
        <w:t xml:space="preserve"> 170</w:t>
      </w:r>
      <w:r>
        <w:t>,</w:t>
      </w:r>
      <w:r w:rsidRPr="000B3EDD">
        <w:t xml:space="preserve"> 19–24</w:t>
      </w:r>
    </w:p>
    <w:p w14:paraId="56B04AA3" w14:textId="77777777" w:rsidR="00EF35F3" w:rsidRDefault="00EF35F3" w:rsidP="00A045E9">
      <w:pPr>
        <w:pStyle w:val="IUCrreferences"/>
      </w:pPr>
    </w:p>
    <w:p w14:paraId="442C2E26" w14:textId="77777777" w:rsidR="00AC6940" w:rsidRDefault="00AC6940" w:rsidP="00A045E9">
      <w:pPr>
        <w:pStyle w:val="IUCrreferences"/>
        <w:rPr>
          <w:sz w:val="21"/>
          <w:szCs w:val="21"/>
        </w:rPr>
      </w:pPr>
      <w:proofErr w:type="spellStart"/>
      <w:r>
        <w:rPr>
          <w:sz w:val="21"/>
          <w:szCs w:val="21"/>
        </w:rPr>
        <w:t>Gianoncelli</w:t>
      </w:r>
      <w:proofErr w:type="spellEnd"/>
      <w:r>
        <w:rPr>
          <w:sz w:val="21"/>
          <w:szCs w:val="21"/>
        </w:rPr>
        <w:t xml:space="preserve"> A., </w:t>
      </w:r>
      <w:proofErr w:type="spellStart"/>
      <w:r>
        <w:rPr>
          <w:sz w:val="21"/>
          <w:szCs w:val="21"/>
        </w:rPr>
        <w:t>Bufon</w:t>
      </w:r>
      <w:proofErr w:type="spellEnd"/>
      <w:r>
        <w:rPr>
          <w:sz w:val="21"/>
          <w:szCs w:val="21"/>
        </w:rPr>
        <w:t xml:space="preserve"> J., </w:t>
      </w:r>
      <w:proofErr w:type="spellStart"/>
      <w:r>
        <w:rPr>
          <w:sz w:val="21"/>
          <w:szCs w:val="21"/>
        </w:rPr>
        <w:t>Ahangarianabhari</w:t>
      </w:r>
      <w:proofErr w:type="spellEnd"/>
      <w:r>
        <w:rPr>
          <w:sz w:val="21"/>
          <w:szCs w:val="21"/>
        </w:rPr>
        <w:t xml:space="preserve"> M., Altissimo M.</w:t>
      </w:r>
      <w:proofErr w:type="gramStart"/>
      <w:r>
        <w:rPr>
          <w:sz w:val="21"/>
          <w:szCs w:val="21"/>
        </w:rPr>
        <w:t xml:space="preserve">, 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Bellutti</w:t>
      </w:r>
      <w:proofErr w:type="spellEnd"/>
      <w:proofErr w:type="gramEnd"/>
      <w:r>
        <w:rPr>
          <w:sz w:val="21"/>
          <w:szCs w:val="21"/>
        </w:rPr>
        <w:t xml:space="preserve"> P., 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Bertuccio</w:t>
      </w:r>
      <w:proofErr w:type="spellEnd"/>
      <w:r>
        <w:rPr>
          <w:sz w:val="21"/>
          <w:szCs w:val="21"/>
        </w:rPr>
        <w:t xml:space="preserve"> G.,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Borghes</w:t>
      </w:r>
      <w:proofErr w:type="spellEnd"/>
      <w:r>
        <w:rPr>
          <w:sz w:val="21"/>
          <w:szCs w:val="21"/>
        </w:rPr>
        <w:t xml:space="preserve"> R.,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Carrato</w:t>
      </w:r>
      <w:proofErr w:type="spellEnd"/>
      <w:r>
        <w:rPr>
          <w:sz w:val="21"/>
          <w:szCs w:val="21"/>
        </w:rPr>
        <w:t xml:space="preserve"> S.,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Cautero</w:t>
      </w:r>
      <w:proofErr w:type="spellEnd"/>
      <w:r>
        <w:rPr>
          <w:sz w:val="21"/>
          <w:szCs w:val="21"/>
        </w:rPr>
        <w:t xml:space="preserve"> G.,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Fabiani</w:t>
      </w:r>
      <w:proofErr w:type="spellEnd"/>
      <w:r>
        <w:rPr>
          <w:sz w:val="21"/>
          <w:szCs w:val="21"/>
        </w:rPr>
        <w:t xml:space="preserve"> S.,</w:t>
      </w:r>
      <w:r w:rsidRPr="00AC6940">
        <w:rPr>
          <w:sz w:val="21"/>
          <w:szCs w:val="21"/>
        </w:rPr>
        <w:t xml:space="preserve"> </w:t>
      </w:r>
      <w:r>
        <w:rPr>
          <w:sz w:val="21"/>
          <w:szCs w:val="21"/>
        </w:rPr>
        <w:t>Giacomini G.,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Giuressi</w:t>
      </w:r>
      <w:proofErr w:type="spellEnd"/>
      <w:r>
        <w:rPr>
          <w:sz w:val="21"/>
          <w:szCs w:val="21"/>
        </w:rPr>
        <w:t xml:space="preserve"> D.,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Kourousias</w:t>
      </w:r>
      <w:proofErr w:type="spellEnd"/>
      <w:r>
        <w:rPr>
          <w:sz w:val="21"/>
          <w:szCs w:val="21"/>
        </w:rPr>
        <w:t xml:space="preserve"> G.,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Menk</w:t>
      </w:r>
      <w:proofErr w:type="spellEnd"/>
      <w:r>
        <w:rPr>
          <w:sz w:val="21"/>
          <w:szCs w:val="21"/>
        </w:rPr>
        <w:t xml:space="preserve"> R. H.,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Picciotto</w:t>
      </w:r>
      <w:proofErr w:type="spellEnd"/>
      <w:r>
        <w:rPr>
          <w:sz w:val="21"/>
          <w:szCs w:val="21"/>
        </w:rPr>
        <w:t xml:space="preserve"> A.,</w:t>
      </w:r>
      <w:r w:rsidRPr="00AC6940">
        <w:rPr>
          <w:sz w:val="21"/>
          <w:szCs w:val="21"/>
        </w:rPr>
        <w:t xml:space="preserve"> </w:t>
      </w:r>
      <w:r>
        <w:rPr>
          <w:sz w:val="21"/>
          <w:szCs w:val="21"/>
        </w:rPr>
        <w:t>Piemonte C.,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Rachevski</w:t>
      </w:r>
      <w:proofErr w:type="spellEnd"/>
      <w:r>
        <w:rPr>
          <w:sz w:val="21"/>
          <w:szCs w:val="21"/>
        </w:rPr>
        <w:t xml:space="preserve"> A.,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Rashevskaya</w:t>
      </w:r>
      <w:proofErr w:type="spellEnd"/>
      <w:r>
        <w:rPr>
          <w:sz w:val="21"/>
          <w:szCs w:val="21"/>
        </w:rPr>
        <w:t xml:space="preserve"> I.,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Stolfa</w:t>
      </w:r>
      <w:proofErr w:type="spellEnd"/>
      <w:r>
        <w:rPr>
          <w:sz w:val="21"/>
          <w:szCs w:val="21"/>
        </w:rPr>
        <w:t xml:space="preserve"> A.,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Vacchi</w:t>
      </w:r>
      <w:proofErr w:type="spellEnd"/>
      <w:r>
        <w:rPr>
          <w:sz w:val="21"/>
          <w:szCs w:val="21"/>
        </w:rPr>
        <w:t xml:space="preserve"> A.,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Zampa</w:t>
      </w:r>
      <w:proofErr w:type="spellEnd"/>
      <w:r>
        <w:rPr>
          <w:sz w:val="21"/>
          <w:szCs w:val="21"/>
        </w:rPr>
        <w:t xml:space="preserve"> G.,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Zampa</w:t>
      </w:r>
      <w:proofErr w:type="spellEnd"/>
      <w:r>
        <w:rPr>
          <w:sz w:val="21"/>
          <w:szCs w:val="21"/>
        </w:rPr>
        <w:t xml:space="preserve"> N.,</w:t>
      </w:r>
      <w:r w:rsidRPr="00AC6940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Zorzi</w:t>
      </w:r>
      <w:proofErr w:type="spellEnd"/>
      <w:r>
        <w:rPr>
          <w:sz w:val="21"/>
          <w:szCs w:val="21"/>
        </w:rPr>
        <w:t xml:space="preserve"> N. (2016) </w:t>
      </w:r>
      <w:r w:rsidRPr="00AC6940">
        <w:rPr>
          <w:i/>
          <w:sz w:val="21"/>
          <w:szCs w:val="21"/>
        </w:rPr>
        <w:t>Nuclear Instruments and Methods in Physics Research A</w:t>
      </w:r>
      <w:r>
        <w:rPr>
          <w:sz w:val="21"/>
          <w:szCs w:val="21"/>
        </w:rPr>
        <w:t xml:space="preserve"> </w:t>
      </w:r>
      <w:r w:rsidRPr="00AC6940">
        <w:rPr>
          <w:sz w:val="21"/>
          <w:szCs w:val="21"/>
        </w:rPr>
        <w:t>816</w:t>
      </w:r>
      <w:r>
        <w:rPr>
          <w:sz w:val="21"/>
          <w:szCs w:val="21"/>
        </w:rPr>
        <w:t xml:space="preserve">, </w:t>
      </w:r>
      <w:r w:rsidRPr="00AC6940">
        <w:rPr>
          <w:sz w:val="21"/>
          <w:szCs w:val="21"/>
        </w:rPr>
        <w:t>113–118</w:t>
      </w:r>
    </w:p>
    <w:p w14:paraId="6DF346F6" w14:textId="77777777" w:rsidR="00EF35F3" w:rsidRPr="00AC6940" w:rsidRDefault="00EF35F3" w:rsidP="00A045E9">
      <w:pPr>
        <w:pStyle w:val="IUCrreferences"/>
      </w:pPr>
    </w:p>
    <w:p w14:paraId="28F63F6F" w14:textId="77777777" w:rsidR="00E23A22" w:rsidRPr="001D0BFC" w:rsidRDefault="00E23A22" w:rsidP="00E23A22">
      <w:pPr>
        <w:pStyle w:val="IUCrreferences"/>
        <w:rPr>
          <w:rFonts w:eastAsiaTheme="minorEastAsia"/>
          <w:lang w:val="de-DE" w:eastAsia="en-GB"/>
        </w:rPr>
      </w:pPr>
      <w:proofErr w:type="spellStart"/>
      <w:r w:rsidRPr="00E23A22">
        <w:rPr>
          <w:rFonts w:eastAsiaTheme="minorEastAsia"/>
          <w:lang w:eastAsia="en-GB"/>
        </w:rPr>
        <w:t>Gianoncelli</w:t>
      </w:r>
      <w:proofErr w:type="spellEnd"/>
      <w:r w:rsidRPr="00E23A22">
        <w:rPr>
          <w:rFonts w:eastAsiaTheme="minorEastAsia"/>
          <w:lang w:eastAsia="en-GB"/>
        </w:rPr>
        <w:t xml:space="preserve"> A., </w:t>
      </w:r>
      <w:proofErr w:type="spellStart"/>
      <w:r w:rsidRPr="00E23A22">
        <w:rPr>
          <w:rFonts w:eastAsiaTheme="minorEastAsia"/>
          <w:lang w:eastAsia="en-GB"/>
        </w:rPr>
        <w:t>Vaccari</w:t>
      </w:r>
      <w:proofErr w:type="spellEnd"/>
      <w:r w:rsidRPr="00E23A22">
        <w:rPr>
          <w:rFonts w:eastAsiaTheme="minorEastAsia"/>
          <w:lang w:eastAsia="en-GB"/>
        </w:rPr>
        <w:t xml:space="preserve"> L., </w:t>
      </w:r>
      <w:proofErr w:type="spellStart"/>
      <w:r w:rsidRPr="00E23A22">
        <w:rPr>
          <w:rFonts w:eastAsiaTheme="minorEastAsia"/>
          <w:lang w:eastAsia="en-GB"/>
        </w:rPr>
        <w:t>Kourousias</w:t>
      </w:r>
      <w:proofErr w:type="spellEnd"/>
      <w:r w:rsidRPr="00E23A22">
        <w:t xml:space="preserve"> </w:t>
      </w:r>
      <w:r w:rsidRPr="00E23A22">
        <w:rPr>
          <w:rFonts w:eastAsiaTheme="minorEastAsia"/>
          <w:lang w:eastAsia="en-GB"/>
        </w:rPr>
        <w:t>G., Cassese</w:t>
      </w:r>
      <w:r>
        <w:rPr>
          <w:rFonts w:eastAsiaTheme="minorEastAsia"/>
          <w:lang w:eastAsia="en-GB"/>
        </w:rPr>
        <w:t xml:space="preserve"> </w:t>
      </w:r>
      <w:r w:rsidRPr="00E23A22">
        <w:rPr>
          <w:rFonts w:eastAsiaTheme="minorEastAsia"/>
          <w:lang w:eastAsia="en-GB"/>
        </w:rPr>
        <w:t xml:space="preserve">D., </w:t>
      </w:r>
      <w:proofErr w:type="spellStart"/>
      <w:r w:rsidRPr="00E23A22">
        <w:rPr>
          <w:rFonts w:eastAsiaTheme="minorEastAsia"/>
          <w:lang w:eastAsia="en-GB"/>
        </w:rPr>
        <w:t>Bedolla</w:t>
      </w:r>
      <w:proofErr w:type="spellEnd"/>
      <w:r w:rsidRPr="00E23A22">
        <w:rPr>
          <w:rFonts w:eastAsiaTheme="minorEastAsia"/>
          <w:lang w:eastAsia="en-GB"/>
        </w:rPr>
        <w:t xml:space="preserve"> D. E., </w:t>
      </w:r>
      <w:proofErr w:type="spellStart"/>
      <w:r w:rsidRPr="00E23A22">
        <w:rPr>
          <w:rFonts w:eastAsiaTheme="minorEastAsia"/>
          <w:lang w:eastAsia="en-GB"/>
        </w:rPr>
        <w:t>Kenig</w:t>
      </w:r>
      <w:proofErr w:type="spellEnd"/>
      <w:r w:rsidRPr="00E23A22">
        <w:rPr>
          <w:rFonts w:eastAsiaTheme="minorEastAsia"/>
          <w:lang w:eastAsia="en-GB"/>
        </w:rPr>
        <w:t xml:space="preserve"> S., </w:t>
      </w:r>
      <w:proofErr w:type="spellStart"/>
      <w:r w:rsidRPr="00E23A22">
        <w:rPr>
          <w:rFonts w:eastAsiaTheme="minorEastAsia"/>
          <w:lang w:eastAsia="en-GB"/>
        </w:rPr>
        <w:t>Storici</w:t>
      </w:r>
      <w:proofErr w:type="spellEnd"/>
      <w:r w:rsidRPr="00E23A22">
        <w:rPr>
          <w:rFonts w:eastAsiaTheme="minorEastAsia"/>
          <w:lang w:eastAsia="en-GB"/>
        </w:rPr>
        <w:t xml:space="preserve"> P., </w:t>
      </w:r>
      <w:proofErr w:type="spellStart"/>
      <w:r w:rsidRPr="00E23A22">
        <w:rPr>
          <w:rFonts w:eastAsiaTheme="minorEastAsia"/>
          <w:lang w:eastAsia="en-GB"/>
        </w:rPr>
        <w:t>Lazzarino</w:t>
      </w:r>
      <w:proofErr w:type="spellEnd"/>
      <w:r w:rsidRPr="00E23A22">
        <w:rPr>
          <w:rFonts w:eastAsiaTheme="minorEastAsia"/>
          <w:lang w:eastAsia="en-GB"/>
        </w:rPr>
        <w:t xml:space="preserve"> M. </w:t>
      </w:r>
      <w:r w:rsidRPr="00E23A22">
        <w:rPr>
          <w:rFonts w:eastAsiaTheme="minorEastAsia"/>
          <w:sz w:val="13"/>
          <w:szCs w:val="13"/>
          <w:lang w:eastAsia="en-GB"/>
        </w:rPr>
        <w:t xml:space="preserve"> </w:t>
      </w:r>
      <w:r w:rsidRPr="001D0BFC">
        <w:rPr>
          <w:rFonts w:eastAsiaTheme="minorEastAsia"/>
          <w:lang w:val="de-DE" w:eastAsia="en-GB"/>
        </w:rPr>
        <w:t xml:space="preserve">&amp; </w:t>
      </w:r>
      <w:proofErr w:type="spellStart"/>
      <w:r w:rsidRPr="001D0BFC">
        <w:rPr>
          <w:rFonts w:eastAsiaTheme="minorEastAsia"/>
          <w:lang w:val="de-DE" w:eastAsia="en-GB"/>
        </w:rPr>
        <w:t>Kiskinova</w:t>
      </w:r>
      <w:proofErr w:type="spellEnd"/>
      <w:r w:rsidRPr="001D0BFC">
        <w:rPr>
          <w:rFonts w:eastAsiaTheme="minorEastAsia"/>
          <w:lang w:val="de-DE" w:eastAsia="en-GB"/>
        </w:rPr>
        <w:t xml:space="preserve"> M.</w:t>
      </w:r>
      <w:r w:rsidR="000B3EDD" w:rsidRPr="001D0BFC">
        <w:rPr>
          <w:rFonts w:eastAsiaTheme="minorEastAsia"/>
          <w:lang w:val="de-DE" w:eastAsia="en-GB"/>
        </w:rPr>
        <w:t xml:space="preserve"> (2015)</w:t>
      </w:r>
      <w:r w:rsidRPr="001D0BFC">
        <w:rPr>
          <w:rFonts w:eastAsiaTheme="minorEastAsia"/>
          <w:lang w:val="de-DE" w:eastAsia="en-GB"/>
        </w:rPr>
        <w:t xml:space="preserve"> </w:t>
      </w:r>
      <w:r w:rsidRPr="001D0BFC">
        <w:rPr>
          <w:rFonts w:eastAsiaTheme="minorEastAsia"/>
          <w:i/>
          <w:lang w:val="de-DE" w:eastAsia="en-GB"/>
        </w:rPr>
        <w:t>Scientific Reports</w:t>
      </w:r>
      <w:r w:rsidRPr="001D0BFC">
        <w:rPr>
          <w:rFonts w:eastAsiaTheme="minorEastAsia"/>
          <w:lang w:val="de-DE" w:eastAsia="en-GB"/>
        </w:rPr>
        <w:t xml:space="preserve"> 5:10250, 1 </w:t>
      </w:r>
      <w:r w:rsidR="00E84CE6" w:rsidRPr="001D0BFC">
        <w:rPr>
          <w:rFonts w:eastAsiaTheme="minorEastAsia"/>
          <w:lang w:val="de-DE" w:eastAsia="en-GB"/>
        </w:rPr>
        <w:t>–</w:t>
      </w:r>
      <w:r w:rsidRPr="001D0BFC">
        <w:rPr>
          <w:rFonts w:eastAsiaTheme="minorEastAsia"/>
          <w:lang w:val="de-DE" w:eastAsia="en-GB"/>
        </w:rPr>
        <w:t xml:space="preserve"> 11</w:t>
      </w:r>
    </w:p>
    <w:p w14:paraId="09EC46BE" w14:textId="77777777" w:rsidR="00EF35F3" w:rsidRPr="001D0BFC" w:rsidRDefault="00EF35F3" w:rsidP="00E23A22">
      <w:pPr>
        <w:pStyle w:val="IUCrreferences"/>
        <w:rPr>
          <w:rFonts w:eastAsiaTheme="minorEastAsia"/>
          <w:lang w:val="de-DE" w:eastAsia="en-GB"/>
        </w:rPr>
      </w:pPr>
    </w:p>
    <w:p w14:paraId="48628A17" w14:textId="77777777" w:rsidR="00E84CE6" w:rsidRDefault="00E84CE6" w:rsidP="00E84CE6">
      <w:pPr>
        <w:pStyle w:val="IUCrreferences"/>
        <w:rPr>
          <w:lang w:val="de-DE"/>
        </w:rPr>
      </w:pPr>
      <w:r w:rsidRPr="00E84CE6">
        <w:rPr>
          <w:lang w:val="de-DE"/>
        </w:rPr>
        <w:t xml:space="preserve">Hönicke P., Krämer M., Lühl L., </w:t>
      </w:r>
      <w:proofErr w:type="spellStart"/>
      <w:r w:rsidRPr="00E84CE6">
        <w:rPr>
          <w:lang w:val="de-DE"/>
        </w:rPr>
        <w:t>Andrianov</w:t>
      </w:r>
      <w:proofErr w:type="spellEnd"/>
      <w:r w:rsidRPr="00E84CE6">
        <w:rPr>
          <w:lang w:val="de-DE"/>
        </w:rPr>
        <w:t xml:space="preserve"> K., Beckhoff</w:t>
      </w:r>
      <w:r>
        <w:rPr>
          <w:lang w:val="de-DE"/>
        </w:rPr>
        <w:t xml:space="preserve"> B.</w:t>
      </w:r>
      <w:r w:rsidRPr="00E84CE6">
        <w:rPr>
          <w:lang w:val="de-DE"/>
        </w:rPr>
        <w:t>, Dietsch R., Holz</w:t>
      </w:r>
      <w:r>
        <w:rPr>
          <w:lang w:val="de-DE"/>
        </w:rPr>
        <w:t xml:space="preserve"> T.</w:t>
      </w:r>
      <w:r w:rsidRPr="00E84CE6">
        <w:rPr>
          <w:lang w:val="de-DE"/>
        </w:rPr>
        <w:t xml:space="preserve">, </w:t>
      </w:r>
      <w:proofErr w:type="spellStart"/>
      <w:r w:rsidRPr="00E84CE6">
        <w:rPr>
          <w:lang w:val="de-DE"/>
        </w:rPr>
        <w:t>Kanngießer</w:t>
      </w:r>
      <w:proofErr w:type="spellEnd"/>
      <w:r>
        <w:rPr>
          <w:lang w:val="de-DE"/>
        </w:rPr>
        <w:t xml:space="preserve"> B.</w:t>
      </w:r>
      <w:r w:rsidRPr="00E84CE6">
        <w:rPr>
          <w:lang w:val="de-DE"/>
        </w:rPr>
        <w:t>, Weißbach</w:t>
      </w:r>
      <w:r>
        <w:rPr>
          <w:lang w:val="de-DE"/>
        </w:rPr>
        <w:t xml:space="preserve"> D.</w:t>
      </w:r>
      <w:r w:rsidRPr="00E84CE6">
        <w:rPr>
          <w:lang w:val="de-DE"/>
        </w:rPr>
        <w:t xml:space="preserve">, </w:t>
      </w:r>
      <w:proofErr w:type="spellStart"/>
      <w:r w:rsidRPr="00E84CE6">
        <w:rPr>
          <w:lang w:val="de-DE"/>
        </w:rPr>
        <w:t>Wilhein</w:t>
      </w:r>
      <w:proofErr w:type="spellEnd"/>
      <w:r>
        <w:rPr>
          <w:lang w:val="de-DE"/>
        </w:rPr>
        <w:t xml:space="preserve"> T (2018) </w:t>
      </w:r>
      <w:proofErr w:type="spellStart"/>
      <w:r w:rsidRPr="00E84CE6">
        <w:rPr>
          <w:i/>
          <w:lang w:val="de-DE"/>
        </w:rPr>
        <w:t>Spectrochimica</w:t>
      </w:r>
      <w:proofErr w:type="spellEnd"/>
      <w:r w:rsidRPr="00E84CE6">
        <w:rPr>
          <w:i/>
          <w:lang w:val="de-DE"/>
        </w:rPr>
        <w:t xml:space="preserve"> Acta Part B</w:t>
      </w:r>
      <w:r w:rsidRPr="00E84CE6">
        <w:rPr>
          <w:lang w:val="de-DE"/>
        </w:rPr>
        <w:t xml:space="preserve"> 145</w:t>
      </w:r>
      <w:r w:rsidR="00AC6940">
        <w:rPr>
          <w:lang w:val="de-DE"/>
        </w:rPr>
        <w:t>,</w:t>
      </w:r>
      <w:r w:rsidRPr="00E84CE6">
        <w:rPr>
          <w:lang w:val="de-DE"/>
        </w:rPr>
        <w:t xml:space="preserve"> 36–42</w:t>
      </w:r>
    </w:p>
    <w:p w14:paraId="07586E7F" w14:textId="77777777" w:rsidR="00EF35F3" w:rsidRPr="00E84CE6" w:rsidRDefault="00EF35F3" w:rsidP="00E84CE6">
      <w:pPr>
        <w:pStyle w:val="IUCrreferences"/>
        <w:rPr>
          <w:lang w:val="de-DE"/>
        </w:rPr>
      </w:pPr>
    </w:p>
    <w:p w14:paraId="6693C551" w14:textId="77777777" w:rsidR="00423FB1" w:rsidRPr="001D0BFC" w:rsidRDefault="00423FB1" w:rsidP="00423FB1">
      <w:pPr>
        <w:pStyle w:val="IUCrreferences"/>
        <w:rPr>
          <w:lang w:val="de-DE"/>
        </w:rPr>
      </w:pPr>
      <w:r w:rsidRPr="001D0BFC">
        <w:rPr>
          <w:lang w:val="de-DE"/>
        </w:rPr>
        <w:t xml:space="preserve">Holt M., Harder R., </w:t>
      </w:r>
      <w:proofErr w:type="spellStart"/>
      <w:r w:rsidRPr="001D0BFC">
        <w:rPr>
          <w:lang w:val="de-DE"/>
        </w:rPr>
        <w:t>Winarski</w:t>
      </w:r>
      <w:proofErr w:type="spellEnd"/>
      <w:r w:rsidRPr="001D0BFC">
        <w:rPr>
          <w:lang w:val="de-DE"/>
        </w:rPr>
        <w:t xml:space="preserve"> R., </w:t>
      </w:r>
      <w:proofErr w:type="spellStart"/>
      <w:r w:rsidRPr="001D0BFC">
        <w:rPr>
          <w:lang w:val="de-DE"/>
        </w:rPr>
        <w:t>RoseV</w:t>
      </w:r>
      <w:proofErr w:type="spellEnd"/>
      <w:r w:rsidRPr="001D0BFC">
        <w:rPr>
          <w:lang w:val="de-DE"/>
        </w:rPr>
        <w:t xml:space="preserve">. (2013) </w:t>
      </w:r>
      <w:proofErr w:type="spellStart"/>
      <w:r w:rsidRPr="001D0BFC">
        <w:rPr>
          <w:i/>
          <w:lang w:val="de-DE"/>
        </w:rPr>
        <w:t>Annu</w:t>
      </w:r>
      <w:proofErr w:type="spellEnd"/>
      <w:r w:rsidRPr="001D0BFC">
        <w:rPr>
          <w:i/>
          <w:lang w:val="de-DE"/>
        </w:rPr>
        <w:t>. Rev. Mater. Res</w:t>
      </w:r>
      <w:r w:rsidRPr="001D0BFC">
        <w:rPr>
          <w:lang w:val="de-DE"/>
        </w:rPr>
        <w:t>. 43, 183–211</w:t>
      </w:r>
    </w:p>
    <w:p w14:paraId="4E05A3B2" w14:textId="77777777" w:rsidR="00EF35F3" w:rsidRPr="001D0BFC" w:rsidRDefault="00EF35F3" w:rsidP="00423FB1">
      <w:pPr>
        <w:pStyle w:val="IUCrreferences"/>
        <w:rPr>
          <w:lang w:val="de-DE"/>
        </w:rPr>
      </w:pPr>
    </w:p>
    <w:p w14:paraId="4965B363" w14:textId="77777777" w:rsidR="00A045E9" w:rsidRDefault="00A045E9" w:rsidP="00A045E9">
      <w:pPr>
        <w:pStyle w:val="IUCrreferences"/>
        <w:rPr>
          <w:lang w:val="de-DE"/>
        </w:rPr>
      </w:pPr>
      <w:r w:rsidRPr="001D0BFC">
        <w:rPr>
          <w:lang w:val="de-DE"/>
        </w:rPr>
        <w:t xml:space="preserve">Lider V. V. (2017) </w:t>
      </w:r>
      <w:r w:rsidRPr="001D0BFC">
        <w:rPr>
          <w:i/>
          <w:lang w:val="de-DE"/>
        </w:rPr>
        <w:t xml:space="preserve">Physics - </w:t>
      </w:r>
      <w:proofErr w:type="spellStart"/>
      <w:r w:rsidRPr="001D0BFC">
        <w:rPr>
          <w:i/>
          <w:lang w:val="de-DE"/>
        </w:rPr>
        <w:t>Uspekhi</w:t>
      </w:r>
      <w:proofErr w:type="spellEnd"/>
      <w:r w:rsidRPr="001D0BFC">
        <w:rPr>
          <w:lang w:val="de-DE"/>
        </w:rPr>
        <w:t xml:space="preserve"> 60, 187 </w:t>
      </w:r>
      <w:r w:rsidRPr="00531838">
        <w:rPr>
          <w:lang w:val="de-DE"/>
        </w:rPr>
        <w:t>– 203</w:t>
      </w:r>
    </w:p>
    <w:p w14:paraId="5D9FC0FE" w14:textId="77777777" w:rsidR="00EF35F3" w:rsidRDefault="00EF35F3" w:rsidP="00A045E9">
      <w:pPr>
        <w:pStyle w:val="IUCrreferences"/>
        <w:rPr>
          <w:lang w:val="de-DE"/>
        </w:rPr>
      </w:pPr>
    </w:p>
    <w:p w14:paraId="54BBBCEB" w14:textId="77777777" w:rsidR="002F0D43" w:rsidRDefault="002F0D43" w:rsidP="002F0D43">
      <w:pPr>
        <w:pStyle w:val="IUCrreferences"/>
      </w:pPr>
      <w:r w:rsidRPr="002F0D43">
        <w:rPr>
          <w:lang w:val="de-DE"/>
        </w:rPr>
        <w:t xml:space="preserve">W. </w:t>
      </w:r>
      <w:proofErr w:type="spellStart"/>
      <w:r w:rsidRPr="002F0D43">
        <w:rPr>
          <w:lang w:val="de-DE"/>
        </w:rPr>
        <w:t>Malzer</w:t>
      </w:r>
      <w:proofErr w:type="spellEnd"/>
      <w:r w:rsidRPr="002F0D43">
        <w:rPr>
          <w:lang w:val="de-DE"/>
        </w:rPr>
        <w:t>. a</w:t>
      </w:r>
      <w:r>
        <w:rPr>
          <w:lang w:val="de-DE"/>
        </w:rPr>
        <w:t>nd</w:t>
      </w:r>
      <w:r w:rsidRPr="002F0D43">
        <w:rPr>
          <w:lang w:val="de-DE"/>
        </w:rPr>
        <w:t xml:space="preserve"> </w:t>
      </w:r>
      <w:proofErr w:type="spellStart"/>
      <w:r w:rsidRPr="002F0D43">
        <w:rPr>
          <w:lang w:val="de-DE"/>
        </w:rPr>
        <w:t>Kanngießer</w:t>
      </w:r>
      <w:proofErr w:type="spellEnd"/>
      <w:r w:rsidRPr="002F0D43">
        <w:rPr>
          <w:lang w:val="de-DE"/>
        </w:rPr>
        <w:t xml:space="preserve"> B. (2003) </w:t>
      </w:r>
      <w:r w:rsidRPr="002F0D43">
        <w:rPr>
          <w:i/>
          <w:lang w:val="de-DE"/>
        </w:rPr>
        <w:t xml:space="preserve">X-Ray </w:t>
      </w:r>
      <w:proofErr w:type="spellStart"/>
      <w:r w:rsidRPr="002F0D43">
        <w:rPr>
          <w:i/>
          <w:lang w:val="de-DE"/>
        </w:rPr>
        <w:t>Spectrom</w:t>
      </w:r>
      <w:proofErr w:type="spellEnd"/>
      <w:r w:rsidRPr="002F0D43">
        <w:rPr>
          <w:i/>
          <w:lang w:val="de-DE"/>
        </w:rPr>
        <w:t>.</w:t>
      </w:r>
      <w:r w:rsidRPr="002F0D43">
        <w:rPr>
          <w:lang w:val="de-DE"/>
        </w:rPr>
        <w:t xml:space="preserve"> </w:t>
      </w:r>
      <w:r w:rsidRPr="002F0D43">
        <w:t>32</w:t>
      </w:r>
      <w:r w:rsidR="00AC6940">
        <w:t>,</w:t>
      </w:r>
      <w:r w:rsidRPr="002F0D43">
        <w:t xml:space="preserve"> 106 – 112</w:t>
      </w:r>
    </w:p>
    <w:p w14:paraId="414B6BBF" w14:textId="77777777" w:rsidR="00EF35F3" w:rsidRPr="002F0D43" w:rsidRDefault="00EF35F3" w:rsidP="002F0D43">
      <w:pPr>
        <w:pStyle w:val="IUCrreferences"/>
      </w:pPr>
    </w:p>
    <w:p w14:paraId="05715934" w14:textId="77777777" w:rsidR="002F0D43" w:rsidRDefault="002F0D43" w:rsidP="002F0D43">
      <w:pPr>
        <w:pStyle w:val="IUCrreferences"/>
      </w:pPr>
      <w:proofErr w:type="spellStart"/>
      <w:r w:rsidRPr="002F0D43">
        <w:t>Mantler</w:t>
      </w:r>
      <w:proofErr w:type="spellEnd"/>
      <w:r>
        <w:t xml:space="preserve"> M.</w:t>
      </w:r>
      <w:r w:rsidRPr="002F0D43">
        <w:t xml:space="preserve"> and Kawahara</w:t>
      </w:r>
      <w:r w:rsidR="00372CBA" w:rsidRPr="00372CBA">
        <w:t xml:space="preserve"> </w:t>
      </w:r>
      <w:r w:rsidR="00372CBA" w:rsidRPr="002F0D43">
        <w:t>N.</w:t>
      </w:r>
      <w:r w:rsidR="00372CBA">
        <w:t xml:space="preserve"> (2004)</w:t>
      </w:r>
      <w:r w:rsidRPr="002F0D43">
        <w:t xml:space="preserve"> </w:t>
      </w:r>
      <w:r w:rsidRPr="00372CBA">
        <w:rPr>
          <w:i/>
        </w:rPr>
        <w:t>The Rigaku Journal</w:t>
      </w:r>
      <w:r w:rsidRPr="002F0D43">
        <w:t>, 21(2)</w:t>
      </w:r>
      <w:r w:rsidR="00372CBA">
        <w:t xml:space="preserve"> </w:t>
      </w:r>
      <w:r w:rsidRPr="002F0D43">
        <w:t>17</w:t>
      </w:r>
      <w:r w:rsidR="00372CBA">
        <w:t xml:space="preserve"> </w:t>
      </w:r>
      <w:r w:rsidR="00EF35F3">
        <w:t>–</w:t>
      </w:r>
      <w:r w:rsidR="00372CBA">
        <w:t xml:space="preserve"> </w:t>
      </w:r>
      <w:r w:rsidRPr="002F0D43">
        <w:t>25</w:t>
      </w:r>
    </w:p>
    <w:p w14:paraId="6877D90F" w14:textId="77777777" w:rsidR="00EF35F3" w:rsidRPr="002F0D43" w:rsidRDefault="00EF35F3" w:rsidP="002F0D43">
      <w:pPr>
        <w:pStyle w:val="IUCrreferences"/>
      </w:pPr>
    </w:p>
    <w:p w14:paraId="58CF04FE" w14:textId="77777777" w:rsidR="00A045E9" w:rsidRDefault="00531838" w:rsidP="00531838">
      <w:pPr>
        <w:pStyle w:val="IUCrreferences"/>
      </w:pPr>
      <w:proofErr w:type="spellStart"/>
      <w:r w:rsidRPr="00531838">
        <w:t>Obst</w:t>
      </w:r>
      <w:proofErr w:type="spellEnd"/>
      <w:r w:rsidRPr="00531838">
        <w:t xml:space="preserve"> M., Schmid G. (2014) 3D Chemical Mapping: Application of Scanning</w:t>
      </w:r>
      <w:r>
        <w:t xml:space="preserve"> </w:t>
      </w:r>
      <w:r w:rsidRPr="00531838">
        <w:t>Transmission (Soft) X-ray Microscopy (STXM)</w:t>
      </w:r>
      <w:r>
        <w:t xml:space="preserve"> </w:t>
      </w:r>
      <w:r w:rsidRPr="00531838">
        <w:t>in Combination with Angle-Scan Tomography</w:t>
      </w:r>
      <w:r>
        <w:t xml:space="preserve"> </w:t>
      </w:r>
      <w:r w:rsidRPr="00531838">
        <w:t>in Bio-, Geo-, and Environmental Sciences</w:t>
      </w:r>
      <w:r>
        <w:t xml:space="preserve">. In: John </w:t>
      </w:r>
      <w:proofErr w:type="spellStart"/>
      <w:r>
        <w:t>Kuo</w:t>
      </w:r>
      <w:proofErr w:type="spellEnd"/>
      <w:r w:rsidRPr="00531838">
        <w:t>, Electron Microscopy: Methods and Protocols</w:t>
      </w:r>
    </w:p>
    <w:p w14:paraId="18FF575F" w14:textId="77777777" w:rsidR="00EF35F3" w:rsidRDefault="00EF35F3" w:rsidP="00531838">
      <w:pPr>
        <w:pStyle w:val="IUCrreferences"/>
      </w:pPr>
    </w:p>
    <w:p w14:paraId="16C79BD9" w14:textId="77777777" w:rsidR="00372CBA" w:rsidRDefault="00372CBA" w:rsidP="00372CBA">
      <w:pPr>
        <w:pStyle w:val="IUCrreferences"/>
      </w:pPr>
      <w:proofErr w:type="spellStart"/>
      <w:r>
        <w:t>Pavlinsky</w:t>
      </w:r>
      <w:proofErr w:type="spellEnd"/>
      <w:r>
        <w:t xml:space="preserve"> G. V. and </w:t>
      </w:r>
      <w:proofErr w:type="spellStart"/>
      <w:r>
        <w:t>Kitov</w:t>
      </w:r>
      <w:proofErr w:type="spellEnd"/>
      <w:r w:rsidRPr="00372CBA">
        <w:t xml:space="preserve"> </w:t>
      </w:r>
      <w:r>
        <w:t xml:space="preserve">B.I. (1979) </w:t>
      </w:r>
      <w:r w:rsidRPr="00372CBA">
        <w:rPr>
          <w:i/>
        </w:rPr>
        <w:t>X-Ray Spectrometry</w:t>
      </w:r>
      <w:r>
        <w:t xml:space="preserve"> 8(3)</w:t>
      </w:r>
      <w:r w:rsidR="00AC6940">
        <w:t>,</w:t>
      </w:r>
      <w:r>
        <w:t xml:space="preserve"> 96 – 101</w:t>
      </w:r>
    </w:p>
    <w:p w14:paraId="02B2A07D" w14:textId="77777777" w:rsidR="00EF35F3" w:rsidRDefault="00EF35F3" w:rsidP="00372CBA">
      <w:pPr>
        <w:pStyle w:val="IUCrreferences"/>
      </w:pPr>
    </w:p>
    <w:p w14:paraId="19C387EC" w14:textId="77777777" w:rsidR="005D3C26" w:rsidRDefault="005D3C26" w:rsidP="00372CBA">
      <w:pPr>
        <w:pStyle w:val="IUCrreferences"/>
      </w:pPr>
      <w:r>
        <w:t xml:space="preserve">Rousseau, R. M. (2001) </w:t>
      </w:r>
      <w:r w:rsidRPr="00372CBA">
        <w:rPr>
          <w:i/>
        </w:rPr>
        <w:t>The Rigaku Journal</w:t>
      </w:r>
      <w:r>
        <w:t>, 18</w:t>
      </w:r>
      <w:r w:rsidRPr="002F0D43">
        <w:t>(2)</w:t>
      </w:r>
      <w:r w:rsidR="00AC6940">
        <w:t>,</w:t>
      </w:r>
      <w:r>
        <w:t xml:space="preserve"> 33 </w:t>
      </w:r>
      <w:r w:rsidR="00EF35F3">
        <w:t>–</w:t>
      </w:r>
      <w:r>
        <w:t xml:space="preserve"> 47</w:t>
      </w:r>
    </w:p>
    <w:p w14:paraId="7D42182A" w14:textId="77777777" w:rsidR="00EF35F3" w:rsidRDefault="00EF35F3" w:rsidP="00372CBA">
      <w:pPr>
        <w:pStyle w:val="IUCrreferences"/>
      </w:pPr>
    </w:p>
    <w:p w14:paraId="6BA5F346" w14:textId="77777777" w:rsidR="00372CBA" w:rsidRDefault="00372CBA" w:rsidP="00372CBA">
      <w:pPr>
        <w:pStyle w:val="IUCrreferences"/>
      </w:pPr>
      <w:r>
        <w:t xml:space="preserve">Sherman J. (1955) </w:t>
      </w:r>
      <w:proofErr w:type="spellStart"/>
      <w:r w:rsidRPr="00372CBA">
        <w:rPr>
          <w:i/>
        </w:rPr>
        <w:t>Spectrochimica</w:t>
      </w:r>
      <w:proofErr w:type="spellEnd"/>
      <w:r w:rsidRPr="00372CBA">
        <w:rPr>
          <w:i/>
        </w:rPr>
        <w:t xml:space="preserve"> Acta</w:t>
      </w:r>
      <w:r>
        <w:t>, 7(Supplement C)</w:t>
      </w:r>
      <w:r w:rsidR="00AC6940">
        <w:t>,</w:t>
      </w:r>
      <w:r>
        <w:t xml:space="preserve"> 283 </w:t>
      </w:r>
      <w:r w:rsidR="00EF35F3">
        <w:t>–</w:t>
      </w:r>
      <w:r>
        <w:t xml:space="preserve"> 306</w:t>
      </w:r>
    </w:p>
    <w:p w14:paraId="5872B38C" w14:textId="77777777" w:rsidR="00EF35F3" w:rsidRDefault="00EF35F3" w:rsidP="00372CBA">
      <w:pPr>
        <w:pStyle w:val="IUCrreferences"/>
      </w:pPr>
    </w:p>
    <w:p w14:paraId="435EEA16" w14:textId="77777777" w:rsidR="000B3EDD" w:rsidRDefault="000B3EDD" w:rsidP="00531838">
      <w:pPr>
        <w:pStyle w:val="IUCrreferences"/>
      </w:pPr>
      <w:r>
        <w:t xml:space="preserve">Schneider G. (1998) </w:t>
      </w:r>
      <w:r w:rsidRPr="000B3EDD">
        <w:rPr>
          <w:i/>
        </w:rPr>
        <w:t>Ultramicroscopy</w:t>
      </w:r>
      <w:r>
        <w:t xml:space="preserve"> 75</w:t>
      </w:r>
      <w:r w:rsidR="00AC6940">
        <w:t>,</w:t>
      </w:r>
      <w:r w:rsidRPr="000B3EDD">
        <w:t xml:space="preserve"> 85</w:t>
      </w:r>
      <w:r>
        <w:t xml:space="preserve"> </w:t>
      </w:r>
      <w:r w:rsidR="00372CBA">
        <w:t>–</w:t>
      </w:r>
      <w:r>
        <w:t xml:space="preserve"> 1</w:t>
      </w:r>
      <w:r w:rsidRPr="000B3EDD">
        <w:t>04</w:t>
      </w:r>
    </w:p>
    <w:p w14:paraId="2B471ADF" w14:textId="77777777" w:rsidR="00EF35F3" w:rsidRDefault="00EF35F3" w:rsidP="00531838">
      <w:pPr>
        <w:pStyle w:val="IUCrreferences"/>
      </w:pPr>
    </w:p>
    <w:p w14:paraId="61DE9E6C" w14:textId="77777777" w:rsidR="00DE2717" w:rsidRDefault="00DE2717" w:rsidP="00196B03">
      <w:pPr>
        <w:pStyle w:val="IUCrreferences"/>
      </w:pPr>
      <w:proofErr w:type="spellStart"/>
      <w:r>
        <w:t>Streli</w:t>
      </w:r>
      <w:proofErr w:type="spellEnd"/>
      <w:r w:rsidRPr="00DE2717">
        <w:t xml:space="preserve"> </w:t>
      </w:r>
      <w:r>
        <w:t xml:space="preserve">C., </w:t>
      </w:r>
      <w:proofErr w:type="spellStart"/>
      <w:r>
        <w:t>Wobrauschek</w:t>
      </w:r>
      <w:proofErr w:type="spellEnd"/>
      <w:r w:rsidRPr="00DE2717">
        <w:t xml:space="preserve"> </w:t>
      </w:r>
      <w:r>
        <w:t>P., Fabry</w:t>
      </w:r>
      <w:r w:rsidRPr="00DE2717">
        <w:t xml:space="preserve"> </w:t>
      </w:r>
      <w:r>
        <w:t xml:space="preserve">L., </w:t>
      </w:r>
      <w:proofErr w:type="spellStart"/>
      <w:r>
        <w:t>Pahlke</w:t>
      </w:r>
      <w:proofErr w:type="spellEnd"/>
      <w:r w:rsidRPr="00DE2717">
        <w:t xml:space="preserve"> </w:t>
      </w:r>
      <w:r>
        <w:t>S., Comin F., Barrett</w:t>
      </w:r>
      <w:r w:rsidR="00196B03" w:rsidRPr="00196B03">
        <w:t xml:space="preserve"> </w:t>
      </w:r>
      <w:r w:rsidR="00196B03">
        <w:t>R.</w:t>
      </w:r>
      <w:r>
        <w:t xml:space="preserve">, </w:t>
      </w:r>
      <w:proofErr w:type="spellStart"/>
      <w:r>
        <w:t>Pianetta</w:t>
      </w:r>
      <w:proofErr w:type="spellEnd"/>
      <w:r w:rsidR="00196B03" w:rsidRPr="00196B03">
        <w:t xml:space="preserve"> </w:t>
      </w:r>
      <w:r w:rsidR="00196B03">
        <w:t>P.</w:t>
      </w:r>
      <w:r>
        <w:t xml:space="preserve">, </w:t>
      </w:r>
      <w:proofErr w:type="spellStart"/>
      <w:r>
        <w:t>Lüning</w:t>
      </w:r>
      <w:proofErr w:type="spellEnd"/>
      <w:r>
        <w:t xml:space="preserve"> </w:t>
      </w:r>
      <w:proofErr w:type="gramStart"/>
      <w:r w:rsidR="00196B03">
        <w:t xml:space="preserve">K. </w:t>
      </w:r>
      <w:r>
        <w:t>,</w:t>
      </w:r>
      <w:proofErr w:type="gramEnd"/>
      <w:r>
        <w:t xml:space="preserve"> Beckhoff</w:t>
      </w:r>
      <w:r w:rsidR="00196B03">
        <w:t xml:space="preserve"> B. (2006) Total-Reflection X-Ray Fluorescence (TXRF) Wafer Analysis. </w:t>
      </w:r>
      <w:r w:rsidR="00196B03" w:rsidRPr="00196B03">
        <w:t>In: Beckhoff B.</w:t>
      </w:r>
      <w:proofErr w:type="gramStart"/>
      <w:r w:rsidR="00196B03" w:rsidRPr="00196B03">
        <w:t xml:space="preserve">,  </w:t>
      </w:r>
      <w:proofErr w:type="spellStart"/>
      <w:r w:rsidR="00196B03" w:rsidRPr="00196B03">
        <w:t>Kanngießer</w:t>
      </w:r>
      <w:proofErr w:type="spellEnd"/>
      <w:proofErr w:type="gramEnd"/>
      <w:r w:rsidR="00196B03" w:rsidRPr="00196B03">
        <w:t xml:space="preserve"> B., </w:t>
      </w:r>
      <w:proofErr w:type="spellStart"/>
      <w:r w:rsidR="00196B03" w:rsidRPr="00196B03">
        <w:t>Langhoff</w:t>
      </w:r>
      <w:proofErr w:type="spellEnd"/>
      <w:r w:rsidR="00196B03" w:rsidRPr="00196B03">
        <w:t xml:space="preserve"> N., </w:t>
      </w:r>
      <w:proofErr w:type="spellStart"/>
      <w:r w:rsidR="00196B03" w:rsidRPr="00196B03">
        <w:t>Wedell</w:t>
      </w:r>
      <w:proofErr w:type="spellEnd"/>
      <w:r w:rsidR="00196B03" w:rsidRPr="00196B03">
        <w:t xml:space="preserve"> R., Wolff H., Handbook of Practical X-Ray Fluorescence Analysis</w:t>
      </w:r>
    </w:p>
    <w:p w14:paraId="34708507" w14:textId="77777777" w:rsidR="00EF35F3" w:rsidRPr="00196B03" w:rsidRDefault="00EF35F3" w:rsidP="00196B03">
      <w:pPr>
        <w:pStyle w:val="IUCrreferences"/>
      </w:pPr>
    </w:p>
    <w:p w14:paraId="5BAC37AE" w14:textId="77777777" w:rsidR="00DE2C68" w:rsidRDefault="00EF35F3" w:rsidP="00531838">
      <w:pPr>
        <w:pStyle w:val="IUCrreferences"/>
        <w:rPr>
          <w:lang w:val="de-DE"/>
        </w:rPr>
      </w:pPr>
      <w:proofErr w:type="spellStart"/>
      <w:r>
        <w:rPr>
          <w:lang w:val="de-DE"/>
        </w:rPr>
        <w:t>Viefhaus</w:t>
      </w:r>
      <w:proofErr w:type="spellEnd"/>
      <w:r>
        <w:rPr>
          <w:lang w:val="de-DE"/>
        </w:rPr>
        <w:t xml:space="preserve"> J.</w:t>
      </w:r>
      <w:r w:rsidR="00DE2C68" w:rsidRPr="00DE2C68">
        <w:rPr>
          <w:lang w:val="de-DE"/>
        </w:rPr>
        <w:t xml:space="preserve">, Scholz F., Deinert S., Glaser L., </w:t>
      </w:r>
      <w:proofErr w:type="spellStart"/>
      <w:r w:rsidR="00DE2C68" w:rsidRPr="00DE2C68">
        <w:rPr>
          <w:lang w:val="de-DE"/>
        </w:rPr>
        <w:t>Ilchen</w:t>
      </w:r>
      <w:proofErr w:type="spellEnd"/>
      <w:r w:rsidR="00DE2C68" w:rsidRPr="00DE2C68">
        <w:rPr>
          <w:lang w:val="de-DE"/>
        </w:rPr>
        <w:t xml:space="preserve"> M., Seltmann J., Walter P., Siewert F.</w:t>
      </w:r>
      <w:r w:rsidR="00DE2C68">
        <w:rPr>
          <w:lang w:val="de-DE"/>
        </w:rPr>
        <w:t xml:space="preserve"> (2013)</w:t>
      </w:r>
      <w:r w:rsidR="00DE2C68" w:rsidRPr="00DE2C68">
        <w:rPr>
          <w:lang w:val="de-DE"/>
        </w:rPr>
        <w:t xml:space="preserve"> </w:t>
      </w:r>
      <w:proofErr w:type="spellStart"/>
      <w:r w:rsidR="00DE2C68" w:rsidRPr="00DE2C68">
        <w:rPr>
          <w:i/>
          <w:lang w:val="de-DE"/>
        </w:rPr>
        <w:t>Nuclear</w:t>
      </w:r>
      <w:proofErr w:type="spellEnd"/>
      <w:r w:rsidR="00DE2C68" w:rsidRPr="00DE2C68">
        <w:rPr>
          <w:i/>
          <w:lang w:val="de-DE"/>
        </w:rPr>
        <w:t xml:space="preserve"> </w:t>
      </w:r>
      <w:proofErr w:type="spellStart"/>
      <w:r w:rsidR="00DE2C68" w:rsidRPr="00DE2C68">
        <w:rPr>
          <w:i/>
          <w:lang w:val="de-DE"/>
        </w:rPr>
        <w:t>instruments</w:t>
      </w:r>
      <w:proofErr w:type="spellEnd"/>
      <w:r w:rsidR="00DE2C68" w:rsidRPr="00DE2C68">
        <w:rPr>
          <w:i/>
          <w:lang w:val="de-DE"/>
        </w:rPr>
        <w:t xml:space="preserve"> &amp; </w:t>
      </w:r>
      <w:proofErr w:type="spellStart"/>
      <w:r w:rsidR="00DE2C68" w:rsidRPr="00DE2C68">
        <w:rPr>
          <w:i/>
          <w:lang w:val="de-DE"/>
        </w:rPr>
        <w:t>methods</w:t>
      </w:r>
      <w:proofErr w:type="spellEnd"/>
      <w:r w:rsidR="00DE2C68" w:rsidRPr="00DE2C68">
        <w:rPr>
          <w:i/>
          <w:lang w:val="de-DE"/>
        </w:rPr>
        <w:t xml:space="preserve"> in </w:t>
      </w:r>
      <w:proofErr w:type="spellStart"/>
      <w:r w:rsidR="00DE2C68" w:rsidRPr="00DE2C68">
        <w:rPr>
          <w:i/>
          <w:lang w:val="de-DE"/>
        </w:rPr>
        <w:t>physics</w:t>
      </w:r>
      <w:proofErr w:type="spellEnd"/>
      <w:r w:rsidR="00DE2C68" w:rsidRPr="00DE2C68">
        <w:rPr>
          <w:i/>
          <w:lang w:val="de-DE"/>
        </w:rPr>
        <w:t xml:space="preserve"> </w:t>
      </w:r>
      <w:proofErr w:type="spellStart"/>
      <w:r w:rsidR="00DE2C68" w:rsidRPr="00DE2C68">
        <w:rPr>
          <w:i/>
          <w:lang w:val="de-DE"/>
        </w:rPr>
        <w:t>research</w:t>
      </w:r>
      <w:proofErr w:type="spellEnd"/>
      <w:r w:rsidR="00DE2C68" w:rsidRPr="00DE2C68">
        <w:rPr>
          <w:i/>
          <w:lang w:val="de-DE"/>
        </w:rPr>
        <w:t xml:space="preserve"> A</w:t>
      </w:r>
      <w:r w:rsidR="00DE2C68">
        <w:rPr>
          <w:lang w:val="de-DE"/>
        </w:rPr>
        <w:t xml:space="preserve"> 710</w:t>
      </w:r>
      <w:r w:rsidR="00AC6940">
        <w:rPr>
          <w:lang w:val="de-DE"/>
        </w:rPr>
        <w:t>,</w:t>
      </w:r>
      <w:r w:rsidR="00DE2C68">
        <w:rPr>
          <w:lang w:val="de-DE"/>
        </w:rPr>
        <w:t xml:space="preserve"> 151 - 154</w:t>
      </w:r>
    </w:p>
    <w:p w14:paraId="78E0FBC1" w14:textId="77777777" w:rsidR="00EF35F3" w:rsidRPr="00DE2C68" w:rsidRDefault="00EF35F3" w:rsidP="00531838">
      <w:pPr>
        <w:pStyle w:val="IUCrreferences"/>
        <w:rPr>
          <w:lang w:val="de-DE"/>
        </w:rPr>
      </w:pPr>
    </w:p>
    <w:p w14:paraId="6A270A61" w14:textId="77777777" w:rsidR="00372CBA" w:rsidRPr="00531838" w:rsidRDefault="00372CBA" w:rsidP="00372CBA">
      <w:pPr>
        <w:pStyle w:val="IUCrreferences"/>
      </w:pPr>
      <w:proofErr w:type="spellStart"/>
      <w:r>
        <w:t>Zaluzec</w:t>
      </w:r>
      <w:proofErr w:type="spellEnd"/>
      <w:r>
        <w:t xml:space="preserve"> N. J. (2014) </w:t>
      </w:r>
      <w:r w:rsidRPr="00372CBA">
        <w:rPr>
          <w:i/>
        </w:rPr>
        <w:t>Microscopy and Microanalysis</w:t>
      </w:r>
      <w:r>
        <w:t xml:space="preserve"> 20(4)</w:t>
      </w:r>
      <w:r w:rsidR="00AC6940">
        <w:t>,</w:t>
      </w:r>
      <w:r>
        <w:t xml:space="preserve"> 1318 - 1326</w:t>
      </w:r>
    </w:p>
    <w:p w14:paraId="76C62166" w14:textId="77777777" w:rsidR="00A045E9" w:rsidRPr="00531838" w:rsidRDefault="00A045E9" w:rsidP="00A045E9">
      <w:pPr>
        <w:pStyle w:val="IUCrreferences"/>
      </w:pPr>
    </w:p>
    <w:sectPr w:rsidR="00A045E9" w:rsidRPr="00531838" w:rsidSect="00B9101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formProt w:val="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Customer" w:date="2018-06-03T19:47:00Z" w:initials="C">
    <w:p w14:paraId="4422302F" w14:textId="77777777" w:rsidR="00314D4D" w:rsidRPr="00314D4D" w:rsidRDefault="00314D4D" w:rsidP="00314D4D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314D4D">
        <w:rPr>
          <w:lang w:val="de-DE"/>
        </w:rPr>
        <w:t>Sind erst mal nur Platzhalter, damit erkannt wir was gemeint ist. Müssen alle noch bearbeitet werden</w:t>
      </w:r>
    </w:p>
  </w:comment>
  <w:comment w:id="12" w:author="Customer" w:date="2018-06-07T09:21:00Z" w:initials="C">
    <w:p w14:paraId="6E9F4FF7" w14:textId="77777777" w:rsidR="00314D4D" w:rsidRPr="00314D4D" w:rsidRDefault="00314D4D" w:rsidP="00314D4D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314D4D">
        <w:rPr>
          <w:lang w:val="de-DE"/>
        </w:rPr>
        <w:t xml:space="preserve">Linear oder Log? 5 Zeiten oder 3? </w:t>
      </w:r>
    </w:p>
    <w:p w14:paraId="70CBAF36" w14:textId="77777777" w:rsidR="00314D4D" w:rsidRDefault="00314D4D" w:rsidP="00314D4D">
      <w:pPr>
        <w:pStyle w:val="Kommentartext"/>
        <w:numPr>
          <w:ilvl w:val="0"/>
          <w:numId w:val="45"/>
        </w:numPr>
        <w:spacing w:after="160"/>
      </w:pPr>
      <w:r w:rsidRPr="00314D4D">
        <w:rPr>
          <w:lang w:val="de-DE"/>
        </w:rPr>
        <w:t xml:space="preserve">Ich finde fast das rechte besser. </w:t>
      </w:r>
      <w:r>
        <w:t xml:space="preserve">Was </w:t>
      </w:r>
      <w:proofErr w:type="spellStart"/>
      <w:r>
        <w:t>sagt</w:t>
      </w:r>
      <w:proofErr w:type="spellEnd"/>
      <w:r>
        <w:t xml:space="preserve"> </w:t>
      </w:r>
      <w:proofErr w:type="spellStart"/>
      <w:r>
        <w:t>ihr</w:t>
      </w:r>
      <w:proofErr w:type="spellEnd"/>
      <w:r>
        <w:t>.</w:t>
      </w:r>
    </w:p>
    <w:p w14:paraId="510DADD1" w14:textId="77777777" w:rsidR="00314D4D" w:rsidRPr="00314D4D" w:rsidRDefault="00314D4D" w:rsidP="00314D4D">
      <w:pPr>
        <w:pStyle w:val="Kommentartext"/>
        <w:rPr>
          <w:lang w:val="de-DE"/>
        </w:rPr>
      </w:pPr>
      <w:r w:rsidRPr="00314D4D">
        <w:rPr>
          <w:lang w:val="de-DE"/>
        </w:rPr>
        <w:t xml:space="preserve">Ich sage </w:t>
      </w:r>
      <w:proofErr w:type="gramStart"/>
      <w:r w:rsidRPr="00314D4D">
        <w:rPr>
          <w:lang w:val="de-DE"/>
        </w:rPr>
        <w:t>Linear</w:t>
      </w:r>
      <w:proofErr w:type="gramEnd"/>
      <w:r w:rsidRPr="00314D4D">
        <w:rPr>
          <w:lang w:val="de-DE"/>
        </w:rPr>
        <w:t xml:space="preserve"> aber für 20, 50 und 500 </w:t>
      </w:r>
      <w:proofErr w:type="spellStart"/>
      <w:r w:rsidRPr="00314D4D">
        <w:rPr>
          <w:lang w:val="de-DE"/>
        </w:rPr>
        <w:t>ms</w:t>
      </w:r>
      <w:proofErr w:type="spellEnd"/>
      <w:r w:rsidRPr="00314D4D">
        <w:rPr>
          <w:lang w:val="de-DE"/>
        </w:rPr>
        <w:t xml:space="preserve"> </w:t>
      </w:r>
      <w:r>
        <w:sym w:font="Wingdings" w:char="F0E0"/>
      </w:r>
      <w:r w:rsidRPr="00314D4D">
        <w:rPr>
          <w:lang w:val="de-DE"/>
        </w:rPr>
        <w:t xml:space="preserve"> Zeiten für LODs &lt;1ng/mm2 für </w:t>
      </w:r>
      <w:proofErr w:type="spellStart"/>
      <w:r w:rsidRPr="00314D4D">
        <w:rPr>
          <w:lang w:val="de-DE"/>
        </w:rPr>
        <w:t>Cu</w:t>
      </w:r>
      <w:proofErr w:type="spellEnd"/>
      <w:r w:rsidRPr="00314D4D">
        <w:rPr>
          <w:lang w:val="de-DE"/>
        </w:rPr>
        <w:t xml:space="preserve">, </w:t>
      </w:r>
      <w:proofErr w:type="spellStart"/>
      <w:r w:rsidRPr="00314D4D">
        <w:rPr>
          <w:lang w:val="de-DE"/>
        </w:rPr>
        <w:t>Fe</w:t>
      </w:r>
      <w:proofErr w:type="spellEnd"/>
      <w:r w:rsidRPr="00314D4D">
        <w:rPr>
          <w:lang w:val="de-DE"/>
        </w:rPr>
        <w:t>, La</w:t>
      </w:r>
    </w:p>
  </w:comment>
  <w:comment w:id="18" w:author="Customer" w:date="2018-06-07T09:19:00Z" w:initials="C">
    <w:p w14:paraId="4155674B" w14:textId="77777777" w:rsidR="00717FFB" w:rsidRDefault="00717FFB">
      <w:pPr>
        <w:pStyle w:val="Kommentartext"/>
      </w:pPr>
      <w:r>
        <w:rPr>
          <w:rStyle w:val="Kommentarzeichen"/>
        </w:rPr>
        <w:annotationRef/>
      </w:r>
      <w:r>
        <w:t>Discussion:</w:t>
      </w:r>
    </w:p>
    <w:p w14:paraId="046881CA" w14:textId="77777777" w:rsidR="00717FFB" w:rsidRDefault="00717FFB">
      <w:pPr>
        <w:pStyle w:val="Kommentartext"/>
      </w:pPr>
      <w:r>
        <w:t xml:space="preserve">I would maybe delete 5 </w:t>
      </w:r>
      <w:proofErr w:type="spellStart"/>
      <w:r>
        <w:t>ms</w:t>
      </w:r>
      <w:proofErr w:type="spellEnd"/>
      <w:r>
        <w:t xml:space="preserve"> and 10 </w:t>
      </w:r>
      <w:proofErr w:type="spellStart"/>
      <w:r>
        <w:t>ms</w:t>
      </w:r>
      <w:proofErr w:type="spellEnd"/>
      <w:r>
        <w:t xml:space="preserve"> because for each time one elements LOD could not be determined.</w:t>
      </w:r>
    </w:p>
    <w:p w14:paraId="3847D82F" w14:textId="77777777" w:rsidR="00717FFB" w:rsidRDefault="00717FFB">
      <w:pPr>
        <w:pStyle w:val="Kommentartext"/>
      </w:pPr>
    </w:p>
    <w:p w14:paraId="373D4696" w14:textId="77777777" w:rsidR="00717FFB" w:rsidRDefault="00717FFB">
      <w:pPr>
        <w:pStyle w:val="Kommentartext"/>
      </w:pPr>
      <w:r>
        <w:t xml:space="preserve">I would </w:t>
      </w:r>
      <w:proofErr w:type="gramStart"/>
      <w:r>
        <w:t>definitely delete</w:t>
      </w:r>
      <w:proofErr w:type="gramEnd"/>
      <w:r>
        <w:t xml:space="preserve"> everything from 200 </w:t>
      </w:r>
      <w:proofErr w:type="spellStart"/>
      <w:r>
        <w:t>s on</w:t>
      </w:r>
      <w:proofErr w:type="spellEnd"/>
      <w:r>
        <w:t xml:space="preserve"> because no more information is shown.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422302F" w15:done="0"/>
  <w15:commentEx w15:paraId="510DADD1" w15:done="0"/>
  <w15:commentEx w15:paraId="373D469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422302F" w16cid:durableId="1ED764F3"/>
  <w16cid:commentId w16cid:paraId="510DADD1" w16cid:durableId="1ED764F4"/>
  <w16cid:commentId w16cid:paraId="373D4696" w16cid:durableId="1ECA57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E4DE4" w14:textId="77777777" w:rsidR="007643D2" w:rsidRDefault="007643D2" w:rsidP="00FA4D40">
      <w:pPr>
        <w:spacing w:line="240" w:lineRule="auto"/>
      </w:pPr>
      <w:r>
        <w:separator/>
      </w:r>
    </w:p>
  </w:endnote>
  <w:endnote w:type="continuationSeparator" w:id="0">
    <w:p w14:paraId="7CF04A2E" w14:textId="77777777" w:rsidR="007643D2" w:rsidRDefault="007643D2" w:rsidP="00FA4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13676" w14:textId="77777777" w:rsidR="00717FFB" w:rsidRDefault="00717FF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1D94A" w14:textId="77777777" w:rsidR="00717FFB" w:rsidRDefault="00717FFB">
    <w:pPr>
      <w:pStyle w:val="Fuzeil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16</w:t>
    </w:r>
    <w:r>
      <w:fldChar w:fldCharType="end"/>
    </w:r>
  </w:p>
  <w:p w14:paraId="3BD9D7DB" w14:textId="77777777" w:rsidR="00717FFB" w:rsidRDefault="00717FFB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24590"/>
      <w:docPartObj>
        <w:docPartGallery w:val="Page Numbers (Bottom of Page)"/>
        <w:docPartUnique/>
      </w:docPartObj>
    </w:sdtPr>
    <w:sdtContent>
      <w:p w14:paraId="4B57C12E" w14:textId="77777777" w:rsidR="00717FFB" w:rsidRDefault="00717FFB" w:rsidP="00A8790A">
        <w:pPr>
          <w:pStyle w:val="Fuzeile"/>
          <w:pBdr>
            <w:top w:val="single" w:sz="4" w:space="2" w:color="404040" w:themeColor="text1" w:themeTint="BF"/>
            <w:left w:val="single" w:sz="4" w:space="4" w:color="404040" w:themeColor="text1" w:themeTint="BF"/>
            <w:bottom w:val="single" w:sz="4" w:space="2" w:color="404040" w:themeColor="text1" w:themeTint="BF"/>
            <w:right w:val="single" w:sz="4" w:space="4" w:color="404040" w:themeColor="text1" w:themeTint="BF"/>
          </w:pBdr>
          <w:shd w:val="clear" w:color="auto" w:fill="D9D9D9" w:themeFill="background1" w:themeFillShade="D9"/>
          <w:tabs>
            <w:tab w:val="left" w:pos="142"/>
          </w:tabs>
          <w:spacing w:line="240" w:lineRule="auto"/>
        </w:pPr>
        <w:r w:rsidRPr="00A8790A">
          <w:rPr>
            <w:rStyle w:val="IUCrsanstextgreysmall"/>
            <w:color w:val="404040" w:themeColor="text1" w:themeTint="BF"/>
          </w:rPr>
          <w:t xml:space="preserve">IMPORTANT: this document contains embedded data - to preserve data integrity, please ensure where possible that the </w:t>
        </w:r>
        <w:proofErr w:type="spellStart"/>
        <w:r w:rsidRPr="00A8790A">
          <w:rPr>
            <w:rStyle w:val="IUCrsanstextgreysmall"/>
            <w:color w:val="404040" w:themeColor="text1" w:themeTint="BF"/>
          </w:rPr>
          <w:t>IUCr</w:t>
        </w:r>
        <w:proofErr w:type="spellEnd"/>
        <w:r w:rsidRPr="00A8790A">
          <w:rPr>
            <w:rStyle w:val="IUCrsanstextgreysmall"/>
            <w:color w:val="404040" w:themeColor="text1" w:themeTint="BF"/>
          </w:rPr>
          <w:t xml:space="preserve"> Word tools (available from http://journals.iucr.org/services/docxtemplate/) are installed when editing this document.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09ADC61" w14:textId="77777777" w:rsidR="00717FFB" w:rsidRDefault="00717FF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CC6D9" w14:textId="77777777" w:rsidR="007643D2" w:rsidRDefault="007643D2" w:rsidP="00FA4D40">
      <w:pPr>
        <w:spacing w:line="240" w:lineRule="auto"/>
      </w:pPr>
      <w:r>
        <w:separator/>
      </w:r>
    </w:p>
  </w:footnote>
  <w:footnote w:type="continuationSeparator" w:id="0">
    <w:p w14:paraId="5503CF84" w14:textId="77777777" w:rsidR="007643D2" w:rsidRDefault="007643D2" w:rsidP="00FA4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2AE8FC" w14:textId="77777777" w:rsidR="00717FFB" w:rsidRDefault="00717FF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E921D" w14:textId="77777777" w:rsidR="00717FFB" w:rsidRDefault="00717FFB">
    <w:pPr>
      <w:pStyle w:val="IUCrsansparagraph"/>
      <w:pBdr>
        <w:bottom w:val="single" w:sz="4" w:space="1" w:color="auto"/>
      </w:pBdr>
      <w:tabs>
        <w:tab w:val="right" w:pos="9026"/>
      </w:tabs>
    </w:pPr>
    <w:r>
      <w:rPr>
        <w:rFonts w:eastAsia="MS Gothic"/>
      </w:rPr>
      <w:fldChar w:fldCharType="begin"/>
    </w:r>
    <w:r>
      <w:rPr>
        <w:rFonts w:eastAsia="MS Gothic"/>
      </w:rPr>
      <w:instrText xml:space="preserve"> DOCVARIABLE  iucrjournal  \* MERGEFORMAT </w:instrText>
    </w:r>
    <w:r>
      <w:rPr>
        <w:rFonts w:eastAsia="MS Gothic"/>
      </w:rPr>
      <w:fldChar w:fldCharType="separate"/>
    </w:r>
    <w:r>
      <w:rPr>
        <w:rFonts w:eastAsia="MS Gothic"/>
      </w:rPr>
      <w:t>Journal of Synchrotron Radiation</w:t>
    </w:r>
    <w:r>
      <w:rPr>
        <w:rFonts w:eastAsia="MS Gothic"/>
      </w:rPr>
      <w:fldChar w:fldCharType="end"/>
    </w:r>
    <w:r>
      <w:rPr>
        <w:rFonts w:eastAsia="MS Gothic"/>
      </w:rPr>
      <w:tab/>
    </w:r>
    <w:r>
      <w:rPr>
        <w:rFonts w:eastAsia="MS Gothic"/>
      </w:rPr>
      <w:fldChar w:fldCharType="begin"/>
    </w:r>
    <w:r>
      <w:rPr>
        <w:rFonts w:eastAsia="MS Gothic"/>
      </w:rPr>
      <w:instrText xml:space="preserve"> DOCVARIABLE  iucrfield  \* MERGEFORMAT </w:instrText>
    </w:r>
    <w:r>
      <w:rPr>
        <w:rFonts w:eastAsia="MS Gothic"/>
      </w:rPr>
      <w:fldChar w:fldCharType="separate"/>
    </w:r>
    <w:r>
      <w:rPr>
        <w:rFonts w:eastAsia="MS Gothic"/>
      </w:rPr>
      <w:t xml:space="preserve"> </w:t>
    </w:r>
    <w:r>
      <w:rPr>
        <w:rFonts w:eastAsia="MS Gothic"/>
      </w:rPr>
      <w:fldChar w:fldCharType="end"/>
    </w:r>
    <w:r>
      <w:rPr>
        <w:rFonts w:eastAsia="MS Gothic"/>
      </w:rPr>
      <w:t xml:space="preserve">  </w:t>
    </w:r>
    <w:r>
      <w:rPr>
        <w:rFonts w:eastAsia="MS Gothic"/>
      </w:rPr>
      <w:fldChar w:fldCharType="begin"/>
    </w:r>
    <w:r>
      <w:rPr>
        <w:rFonts w:eastAsia="MS Gothic"/>
      </w:rPr>
      <w:instrText xml:space="preserve"> DOCVARIABLE  iucrcategory  \* MERGEFORMAT </w:instrText>
    </w:r>
    <w:r>
      <w:rPr>
        <w:rFonts w:eastAsia="MS Gothic"/>
      </w:rPr>
      <w:fldChar w:fldCharType="separate"/>
    </w:r>
    <w:r>
      <w:rPr>
        <w:rFonts w:eastAsia="MS Gothic"/>
      </w:rPr>
      <w:t>research papers</w:t>
    </w:r>
    <w:r>
      <w:rPr>
        <w:rFonts w:eastAsia="MS Gothic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179AA" w14:textId="77777777" w:rsidR="00717FFB" w:rsidRPr="0046424E" w:rsidRDefault="00717FFB" w:rsidP="0046424E">
    <w:pPr>
      <w:pStyle w:val="IUCrsansparagraph"/>
      <w:pBdr>
        <w:bottom w:val="single" w:sz="4" w:space="1" w:color="auto"/>
      </w:pBdr>
      <w:tabs>
        <w:tab w:val="right" w:pos="9026"/>
      </w:tabs>
    </w:pPr>
    <w:r>
      <w:rPr>
        <w:rFonts w:eastAsia="MS Gothic"/>
      </w:rPr>
      <w:fldChar w:fldCharType="begin"/>
    </w:r>
    <w:r>
      <w:rPr>
        <w:rFonts w:eastAsia="MS Gothic"/>
      </w:rPr>
      <w:instrText xml:space="preserve"> DOCVARIABLE  iucrjournal  \* MERGEFORMAT </w:instrText>
    </w:r>
    <w:r>
      <w:rPr>
        <w:rFonts w:eastAsia="MS Gothic"/>
      </w:rPr>
      <w:fldChar w:fldCharType="separate"/>
    </w:r>
    <w:r>
      <w:rPr>
        <w:rFonts w:eastAsia="MS Gothic"/>
      </w:rPr>
      <w:t>Journal of Synchrotron Radiation</w:t>
    </w:r>
    <w:r>
      <w:rPr>
        <w:rFonts w:eastAsia="MS Gothic"/>
      </w:rPr>
      <w:fldChar w:fldCharType="end"/>
    </w:r>
    <w:r>
      <w:rPr>
        <w:rFonts w:eastAsia="MS Gothic"/>
      </w:rPr>
      <w:tab/>
    </w:r>
    <w:r>
      <w:rPr>
        <w:rFonts w:eastAsia="MS Gothic"/>
      </w:rPr>
      <w:fldChar w:fldCharType="begin"/>
    </w:r>
    <w:r>
      <w:rPr>
        <w:rFonts w:eastAsia="MS Gothic"/>
      </w:rPr>
      <w:instrText xml:space="preserve"> DOCVARIABLE  iucrfield  \* MERGEFORMAT </w:instrText>
    </w:r>
    <w:r>
      <w:rPr>
        <w:rFonts w:eastAsia="MS Gothic"/>
      </w:rPr>
      <w:fldChar w:fldCharType="separate"/>
    </w:r>
    <w:r>
      <w:rPr>
        <w:rFonts w:eastAsia="MS Gothic"/>
      </w:rPr>
      <w:t xml:space="preserve"> </w:t>
    </w:r>
    <w:r>
      <w:rPr>
        <w:rFonts w:eastAsia="MS Gothic"/>
      </w:rPr>
      <w:fldChar w:fldCharType="end"/>
    </w:r>
    <w:r>
      <w:rPr>
        <w:rFonts w:eastAsia="MS Gothic"/>
      </w:rPr>
      <w:t xml:space="preserve">  </w:t>
    </w:r>
    <w:r>
      <w:rPr>
        <w:rFonts w:eastAsia="MS Gothic"/>
      </w:rPr>
      <w:fldChar w:fldCharType="begin"/>
    </w:r>
    <w:r>
      <w:rPr>
        <w:rFonts w:eastAsia="MS Gothic"/>
      </w:rPr>
      <w:instrText xml:space="preserve"> DOCVARIABLE  iucrcategory  \* MERGEFORMAT </w:instrText>
    </w:r>
    <w:r>
      <w:rPr>
        <w:rFonts w:eastAsia="MS Gothic"/>
      </w:rPr>
      <w:fldChar w:fldCharType="separate"/>
    </w:r>
    <w:r>
      <w:rPr>
        <w:rFonts w:eastAsia="MS Gothic"/>
      </w:rPr>
      <w:t>research papers</w:t>
    </w:r>
    <w:r>
      <w:rPr>
        <w:rFonts w:eastAsia="MS Gothic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91AE390"/>
    <w:lvl w:ilvl="0">
      <w:start w:val="1"/>
      <w:numFmt w:val="decimal"/>
      <w:pStyle w:val="IUCrheading1"/>
      <w:suff w:val="space"/>
      <w:lvlText w:val="%1."/>
      <w:lvlJc w:val="left"/>
      <w:rPr>
        <w:rFonts w:hint="default"/>
      </w:rPr>
    </w:lvl>
    <w:lvl w:ilvl="1">
      <w:start w:val="1"/>
      <w:numFmt w:val="decimal"/>
      <w:pStyle w:val="IUCrheading2"/>
      <w:suff w:val="space"/>
      <w:lvlText w:val="%1.%2."/>
      <w:lvlJc w:val="left"/>
      <w:rPr>
        <w:rFonts w:hint="default"/>
      </w:rPr>
    </w:lvl>
    <w:lvl w:ilvl="2">
      <w:start w:val="1"/>
      <w:numFmt w:val="decimal"/>
      <w:pStyle w:val="IUCrheading3"/>
      <w:suff w:val="space"/>
      <w:lvlText w:val="%1.%2.%3."/>
      <w:lvlJc w:val="left"/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hint="default"/>
      </w:rPr>
    </w:lvl>
  </w:abstractNum>
  <w:abstractNum w:abstractNumId="1" w15:restartNumberingAfterBreak="0">
    <w:nsid w:val="01BC31E4"/>
    <w:multiLevelType w:val="singleLevel"/>
    <w:tmpl w:val="A6DCF4D4"/>
    <w:lvl w:ilvl="0">
      <w:start w:val="1"/>
      <w:numFmt w:val="none"/>
      <w:pStyle w:val="IUCrabstract"/>
      <w:lvlText w:val="Abstract"/>
      <w:lvlJc w:val="left"/>
      <w:pPr>
        <w:tabs>
          <w:tab w:val="num" w:pos="1080"/>
        </w:tabs>
      </w:pPr>
      <w:rPr>
        <w:rFonts w:ascii="Arial" w:hAnsi="Arial" w:cs="Arial" w:hint="default"/>
        <w:b/>
        <w:i w:val="0"/>
        <w:sz w:val="20"/>
        <w:szCs w:val="20"/>
      </w:rPr>
    </w:lvl>
  </w:abstractNum>
  <w:abstractNum w:abstractNumId="2" w15:restartNumberingAfterBreak="0">
    <w:nsid w:val="12DD598B"/>
    <w:multiLevelType w:val="singleLevel"/>
    <w:tmpl w:val="6EF2BB22"/>
    <w:lvl w:ilvl="0">
      <w:start w:val="1"/>
      <w:numFmt w:val="decimal"/>
      <w:pStyle w:val="IUCrfigurecaption"/>
      <w:lvlText w:val="Figure %1"/>
      <w:lvlJc w:val="left"/>
      <w:pPr>
        <w:tabs>
          <w:tab w:val="num" w:pos="1440"/>
        </w:tabs>
      </w:pPr>
      <w:rPr>
        <w:rFonts w:ascii="Arial" w:hAnsi="Arial" w:cs="Arial" w:hint="default"/>
        <w:b/>
        <w:i w:val="0"/>
      </w:rPr>
    </w:lvl>
  </w:abstractNum>
  <w:abstractNum w:abstractNumId="3" w15:restartNumberingAfterBreak="0">
    <w:nsid w:val="13111DF6"/>
    <w:multiLevelType w:val="singleLevel"/>
    <w:tmpl w:val="860CF8B2"/>
    <w:lvl w:ilvl="0">
      <w:start w:val="1"/>
      <w:numFmt w:val="none"/>
      <w:pStyle w:val="IUCrsynopsis"/>
      <w:lvlText w:val="Synopsis"/>
      <w:lvlJc w:val="left"/>
      <w:pPr>
        <w:tabs>
          <w:tab w:val="num" w:pos="1080"/>
        </w:tabs>
        <w:ind w:left="0" w:firstLine="0"/>
      </w:pPr>
      <w:rPr>
        <w:rFonts w:ascii="Arial" w:hAnsi="Arial" w:cs="Times New Roman" w:hint="default"/>
        <w:b/>
        <w:i w:val="0"/>
        <w:sz w:val="20"/>
      </w:rPr>
    </w:lvl>
  </w:abstractNum>
  <w:abstractNum w:abstractNumId="4" w15:restartNumberingAfterBreak="0">
    <w:nsid w:val="15A803CA"/>
    <w:multiLevelType w:val="hybridMultilevel"/>
    <w:tmpl w:val="0C929AB0"/>
    <w:lvl w:ilvl="0" w:tplc="D55E1406">
      <w:start w:val="1"/>
      <w:numFmt w:val="decimal"/>
      <w:pStyle w:val="IUCrsupfigurecaption"/>
      <w:lvlText w:val="Figure S%1"/>
      <w:lvlJc w:val="left"/>
      <w:pPr>
        <w:ind w:left="0" w:firstLine="0"/>
      </w:pPr>
      <w:rPr>
        <w:rFonts w:ascii="Arial" w:hAnsi="Arial" w:cs="Arial"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A0EE9"/>
    <w:multiLevelType w:val="hybridMultilevel"/>
    <w:tmpl w:val="14CE81D8"/>
    <w:lvl w:ilvl="0" w:tplc="B032DFB0">
      <w:start w:val="1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139FA"/>
    <w:multiLevelType w:val="hybridMultilevel"/>
    <w:tmpl w:val="A00EE6F6"/>
    <w:lvl w:ilvl="0" w:tplc="C502625A">
      <w:start w:val="1"/>
      <w:numFmt w:val="decimal"/>
      <w:pStyle w:val="IUCrsuptablecaption"/>
      <w:lvlText w:val="Table S%1"/>
      <w:lvlJc w:val="left"/>
      <w:pPr>
        <w:ind w:left="0" w:firstLine="0"/>
      </w:pPr>
      <w:rPr>
        <w:rFonts w:ascii="Arial" w:hAnsi="Arial" w:cs="Times New Roman"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DA3657"/>
    <w:multiLevelType w:val="hybridMultilevel"/>
    <w:tmpl w:val="47A27D24"/>
    <w:lvl w:ilvl="0" w:tplc="40A445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A34ECA"/>
    <w:multiLevelType w:val="multilevel"/>
    <w:tmpl w:val="64F2F17C"/>
    <w:styleLink w:val="IUCrsup"/>
    <w:lvl w:ilvl="0">
      <w:start w:val="1"/>
      <w:numFmt w:val="decimal"/>
      <w:pStyle w:val="IUCrsupheading1"/>
      <w:suff w:val="space"/>
      <w:lvlText w:val="S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IUCrsupheading2"/>
      <w:suff w:val="space"/>
      <w:lvlText w:val="S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IUCrsupheading3"/>
      <w:suff w:val="space"/>
      <w:lvlText w:val="S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4E3F082E"/>
    <w:multiLevelType w:val="hybridMultilevel"/>
    <w:tmpl w:val="97D200F0"/>
    <w:lvl w:ilvl="0" w:tplc="D7009722">
      <w:start w:val="1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B1813"/>
    <w:multiLevelType w:val="multilevel"/>
    <w:tmpl w:val="64F2F17C"/>
    <w:numStyleLink w:val="IUCrsup"/>
  </w:abstractNum>
  <w:abstractNum w:abstractNumId="11" w15:restartNumberingAfterBreak="0">
    <w:nsid w:val="5A8A3C3E"/>
    <w:multiLevelType w:val="multilevel"/>
    <w:tmpl w:val="966429A2"/>
    <w:lvl w:ilvl="0">
      <w:start w:val="1"/>
      <w:numFmt w:val="upperLetter"/>
      <w:pStyle w:val="IUCrappendixheading1"/>
      <w:suff w:val="space"/>
      <w:lvlText w:val="Appendix %1."/>
      <w:lvlJc w:val="left"/>
      <w:rPr>
        <w:rFonts w:hint="default"/>
      </w:rPr>
    </w:lvl>
    <w:lvl w:ilvl="1">
      <w:start w:val="1"/>
      <w:numFmt w:val="decimal"/>
      <w:pStyle w:val="IUCrappendixheading2"/>
      <w:suff w:val="space"/>
      <w:lvlText w:val="%1%2."/>
      <w:lvlJc w:val="left"/>
      <w:rPr>
        <w:rFonts w:hint="default"/>
      </w:rPr>
    </w:lvl>
    <w:lvl w:ilvl="2">
      <w:start w:val="1"/>
      <w:numFmt w:val="decimal"/>
      <w:pStyle w:val="IUCrappendixheading3"/>
      <w:suff w:val="space"/>
      <w:lvlText w:val="%1%2.%3."/>
      <w:lvlJc w:val="left"/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hint="default"/>
      </w:rPr>
    </w:lvl>
  </w:abstractNum>
  <w:abstractNum w:abstractNumId="12" w15:restartNumberingAfterBreak="0">
    <w:nsid w:val="610265C3"/>
    <w:multiLevelType w:val="singleLevel"/>
    <w:tmpl w:val="9956E4BC"/>
    <w:lvl w:ilvl="0">
      <w:start w:val="1"/>
      <w:numFmt w:val="none"/>
      <w:pStyle w:val="IUCrkeywords"/>
      <w:lvlText w:val="Keywords:"/>
      <w:lvlJc w:val="left"/>
      <w:pPr>
        <w:tabs>
          <w:tab w:val="num" w:pos="1440"/>
        </w:tabs>
      </w:pPr>
      <w:rPr>
        <w:rFonts w:ascii="Arial" w:hAnsi="Arial" w:cs="Arial" w:hint="default"/>
        <w:b/>
        <w:i w:val="0"/>
      </w:rPr>
    </w:lvl>
  </w:abstractNum>
  <w:abstractNum w:abstractNumId="13" w15:restartNumberingAfterBreak="0">
    <w:nsid w:val="64B3704D"/>
    <w:multiLevelType w:val="singleLevel"/>
    <w:tmpl w:val="6B58AD02"/>
    <w:lvl w:ilvl="0">
      <w:start w:val="1"/>
      <w:numFmt w:val="decimal"/>
      <w:pStyle w:val="IUCrtablecaption"/>
      <w:lvlText w:val="Table %1"/>
      <w:lvlJc w:val="left"/>
      <w:pPr>
        <w:tabs>
          <w:tab w:val="num" w:pos="1440"/>
        </w:tabs>
        <w:ind w:left="0" w:firstLine="0"/>
      </w:pPr>
      <w:rPr>
        <w:rFonts w:ascii="Arial" w:hAnsi="Arial" w:cs="Times New Roman" w:hint="default"/>
        <w:b/>
        <w:i w:val="0"/>
      </w:rPr>
    </w:lvl>
  </w:abstractNum>
  <w:abstractNum w:abstractNumId="14" w15:restartNumberingAfterBreak="0">
    <w:nsid w:val="6F3B75D4"/>
    <w:multiLevelType w:val="singleLevel"/>
    <w:tmpl w:val="1D3859F4"/>
    <w:lvl w:ilvl="0">
      <w:start w:val="1"/>
      <w:numFmt w:val="none"/>
      <w:pStyle w:val="IUCracknowledgements"/>
      <w:lvlText w:val="Acknowledgements"/>
      <w:lvlJc w:val="left"/>
      <w:pPr>
        <w:tabs>
          <w:tab w:val="num" w:pos="2160"/>
        </w:tabs>
      </w:pPr>
      <w:rPr>
        <w:rFonts w:ascii="Arial" w:hAnsi="Arial" w:cs="Arial" w:hint="default"/>
        <w:b/>
        <w:i w:val="0"/>
        <w:sz w:val="20"/>
        <w:szCs w:val="20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2"/>
  </w:num>
  <w:num w:numId="5">
    <w:abstractNumId w:val="0"/>
  </w:num>
  <w:num w:numId="6">
    <w:abstractNumId w:val="12"/>
  </w:num>
  <w:num w:numId="7">
    <w:abstractNumId w:val="8"/>
  </w:num>
  <w:num w:numId="8">
    <w:abstractNumId w:val="4"/>
  </w:num>
  <w:num w:numId="9">
    <w:abstractNumId w:val="10"/>
  </w:num>
  <w:num w:numId="10">
    <w:abstractNumId w:val="13"/>
  </w:num>
  <w:num w:numId="11">
    <w:abstractNumId w:val="6"/>
  </w:num>
  <w:num w:numId="12">
    <w:abstractNumId w:val="3"/>
  </w:num>
  <w:num w:numId="13">
    <w:abstractNumId w:val="1"/>
  </w:num>
  <w:num w:numId="14">
    <w:abstractNumId w:val="14"/>
  </w:num>
  <w:num w:numId="15">
    <w:abstractNumId w:val="11"/>
  </w:num>
  <w:num w:numId="16">
    <w:abstractNumId w:val="11"/>
  </w:num>
  <w:num w:numId="17">
    <w:abstractNumId w:val="11"/>
  </w:num>
  <w:num w:numId="18">
    <w:abstractNumId w:val="2"/>
  </w:num>
  <w:num w:numId="19">
    <w:abstractNumId w:val="0"/>
  </w:num>
  <w:num w:numId="20">
    <w:abstractNumId w:val="0"/>
  </w:num>
  <w:num w:numId="21">
    <w:abstractNumId w:val="0"/>
  </w:num>
  <w:num w:numId="22">
    <w:abstractNumId w:val="12"/>
  </w:num>
  <w:num w:numId="23">
    <w:abstractNumId w:val="8"/>
  </w:num>
  <w:num w:numId="24">
    <w:abstractNumId w:val="4"/>
  </w:num>
  <w:num w:numId="25">
    <w:abstractNumId w:val="10"/>
  </w:num>
  <w:num w:numId="26">
    <w:abstractNumId w:val="10"/>
  </w:num>
  <w:num w:numId="27">
    <w:abstractNumId w:val="10"/>
  </w:num>
  <w:num w:numId="28">
    <w:abstractNumId w:val="13"/>
  </w:num>
  <w:num w:numId="29">
    <w:abstractNumId w:val="6"/>
  </w:num>
  <w:num w:numId="30">
    <w:abstractNumId w:val="3"/>
  </w:num>
  <w:num w:numId="31">
    <w:abstractNumId w:val="14"/>
    <w:lvlOverride w:ilvl="0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</w:num>
  <w:num w:numId="40">
    <w:abstractNumId w:val="12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7"/>
  </w:num>
  <w:num w:numId="43">
    <w:abstractNumId w:val="5"/>
  </w:num>
  <w:num w:numId="44">
    <w:abstractNumId w:val="9"/>
  </w:num>
  <w:num w:numId="4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urélie Dehlinger">
    <w15:presenceInfo w15:providerId="Windows Live" w15:userId="6f1836d35d4ced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iucrauthors" w:val="&lt;iucr:publjnl xmlns:iucr=&quot;http//www.iucr.org/publjnl&quot;&gt;&lt;jnlname&gt;Journal of Synchrotron Radiation&lt;/jnlname&gt;&lt;jnlcategory&gt;research papers&lt;/jnlcategory&gt;&lt;jnlfield&gt;&lt;/jnlfield&gt;&lt;/iucr:publjnl&gt;&lt;iucr:authors xmlns:iucr=&quot;http://www.iucr.org/publauthors&quot;&gt;&lt;author&gt;&lt;order&gt;1&lt;/order&gt;&lt;iucrid&gt;&lt;/iucrid&gt;&lt;prefix&gt;Dr&lt;/prefix&gt;&lt;forename&gt;Lars&lt;/forename&gt;&lt;surname&gt;L&amp;#252;hl&lt;/surname&gt;&lt;suffix&gt;&lt;/suffix&gt;&lt;addrid&gt;0&lt;/addrid&gt;&lt;email&gt;lars.luehl@physik.tu-berlin.de&lt;/email&gt;&lt;corrauthor&gt;y&lt;/corrauthor&gt;&lt;contactauthor&gt;y&lt;/contactauthor&gt;&lt;phone&gt;+493031423089&lt;/phone&gt;&lt;fax&gt;&lt;/fax&gt;&lt;note&gt;&lt;/note&gt;&lt;orcid&gt;&lt;/orcid&gt;&lt;/author&gt;&lt;author&gt;&lt;order&gt;2&lt;/order&gt;&lt;iucrid&gt;&lt;/iucrid&gt;&lt;prefix&gt;&lt;/prefix&gt;&lt;forename&gt;Konstantin&lt;/forename&gt;&lt;surname&gt;Andrianov&lt;/surname&gt;&lt;suffix&gt;&lt;/suffix&gt;&lt;addrid&gt;1&lt;/addrid&gt;&lt;email&gt;andrianov@rheinahrcampus.de&lt;/email&gt;&lt;corrauthor&gt;&lt;/corrauthor&gt;&lt;contactauthor&gt;&lt;/contactauthor&gt;&lt;phone&gt;&lt;/phone&gt;&lt;fax&gt;&lt;/fax&gt;&lt;note&gt;&lt;/note&gt;&lt;orcid&gt;&lt;/orcid&gt;&lt;/author&gt;&lt;author&gt;&lt;order&gt;3&lt;/order&gt;&lt;iucrid&gt;&lt;/iucrid&gt;&lt;prefix&gt;&lt;/prefix&gt;&lt;forename&gt;Hanna&lt;/forename&gt;&lt;surname&gt;Dierks&lt;/surname&gt;&lt;suffix&gt;&lt;/suffix&gt;&lt;addrid&gt;0&lt;/addrid&gt;&lt;email&gt;dierks@campus.tu-berlin.de&lt;/email&gt;&lt;corrauthor&gt;&lt;/corrauthor&gt;&lt;contactauthor&gt;&lt;/contactauthor&gt;&lt;phone&gt;&lt;/phone&gt;&lt;fax&gt;&lt;/fax&gt;&lt;note&gt;&lt;/note&gt;&lt;orcid&gt;&lt;/orcid&gt;&lt;/author&gt;&lt;author&gt;&lt;order&gt;4&lt;/order&gt;&lt;iucrid&gt;&lt;/iucrid&gt;&lt;prefix&gt;&lt;/prefix&gt;&lt;forename&gt;Andreas&lt;/forename&gt;&lt;surname&gt;Haidl&lt;/surname&gt;&lt;suffix&gt;&lt;/suffix&gt;&lt;addrid&gt;1&lt;/addrid&gt;&lt;email&gt;haidl@hs-koblenz.de&lt;/email&gt;&lt;corrauthor&gt;&lt;/corrauthor&gt;&lt;contactauthor&gt;&lt;/contactauthor&gt;&lt;phone&gt;&lt;/phone&gt;&lt;fax&gt;&lt;/fax&gt;&lt;note&gt;&lt;/note&gt;&lt;orcid&gt;&lt;/orcid&gt;&lt;/author&gt;&lt;author&gt;&lt;order&gt;5&lt;/order&gt;&lt;iucrid&gt;&lt;/iucrid&gt;&lt;prefix&gt;&lt;/prefix&gt;&lt;forename&gt;Aurelie&lt;/forename&gt;&lt;surname&gt;Dehlinger&lt;/surname&gt;&lt;suffix&gt;&lt;/suffix&gt;&lt;addrid&gt;0&lt;/addrid&gt;&lt;email&gt;a.dehlinger@tu-berlin.de&lt;/email&gt;&lt;corrauthor&gt;&lt;/corrauthor&gt;&lt;contactauthor&gt;&lt;/contactauthor&gt;&lt;phone&gt;&lt;/phone&gt;&lt;fax&gt;&lt;/fax&gt;&lt;note&gt;&lt;/note&gt;&lt;orcid&gt;&lt;/orcid&gt;&lt;/author&gt;&lt;author&gt;&lt;order&gt;6&lt;/order&gt;&lt;iucrid&gt;&lt;/iucrid&gt;&lt;prefix&gt;Professor&lt;/prefix&gt;&lt;forename&gt;Thomas&lt;/forename&gt;&lt;surname&gt;Wilhein&lt;/surname&gt;&lt;suffix&gt;&lt;/suffix&gt;&lt;addrid&gt;1&lt;/addrid&gt;&lt;email&gt;wilhein@hs-koblenz.de&lt;/email&gt;&lt;corrauthor&gt;&lt;/corrauthor&gt;&lt;contactauthor&gt;&lt;/contactauthor&gt;&lt;phone&gt;&lt;/phone&gt;&lt;fax&gt;&lt;/fax&gt;&lt;note&gt;&lt;/note&gt;&lt;orcid&gt;&lt;/orcid&gt;&lt;/author&gt;&lt;author&gt;&lt;order&gt;7&lt;/order&gt;&lt;iucrid&gt;&lt;/iucrid&gt;&lt;prefix&gt;Professor&lt;/prefix&gt;&lt;forename&gt;Birgit&lt;/forename&gt;&lt;surname&gt;Kanngie&amp;#223;er&lt;/surname&gt;&lt;suffix&gt;&lt;/suffix&gt;&lt;addrid&gt;0&lt;/addrid&gt;&lt;email&gt;Birgit.Kanngiesser@tu-berlin.de&lt;/email&gt;&lt;corrauthor&gt;&lt;/corrauthor&gt;&lt;contactauthor&gt;&lt;/contactauthor&gt;&lt;phone&gt;&lt;/phone&gt;&lt;fax&gt;&lt;/fax&gt;&lt;note&gt;&lt;/note&gt;&lt;orcid&gt;&lt;/orcid&gt;&lt;/author&gt;&lt;/iucr:authors&gt;&lt;iucr:addresses xmlns:iucr=&quot;http://www.iucr.org/publaddresses&quot;&gt;&lt;address&gt;&lt;id&gt;0&lt;/id&gt;&lt;department&gt;Institute of Optics and Atomic Physics&lt;/department&gt;&lt;organization&gt;Technische Universit&amp;#228;t Berlin&lt;/organization&gt;&lt;street&gt;Hardenbergstr. 36&lt;/street&gt;&lt;city&gt;Berlin&lt;/city&gt;&lt;province&gt;&lt;/province&gt;&lt;code&gt;10623&lt;/code&gt;&lt;country&gt;&lt;/country&gt;&lt;/address&gt;&lt;address&gt;&lt;id&gt;1&lt;/id&gt;&lt;department&gt;Institute for X-Optics&lt;/department&gt;&lt;organization&gt;University of Applied Science&lt;/organization&gt;&lt;street&gt;Joseph-Rovan-Allee 2&lt;/street&gt;&lt;city&gt;Remagen&lt;/city&gt;&lt;province&gt;&lt;/province&gt;&lt;code&gt;53424&lt;/code&gt;&lt;country&gt;&lt;/country&gt;&lt;/address&gt;&lt;/iucr:addresses&gt;"/>
    <w:docVar w:name="iucrcategory" w:val="research papers"/>
    <w:docVar w:name="iucrdocument" w:val="&lt;?xml version=&quot;1.0&quot; encoding=&quot;utf-8&quot; ?&gt;&lt;iucr:document xmlns:iucr=&quot;http://www.iucr.org/publdocument&quot;&gt;&lt;title&gt;Scanning Transmission X-ray Microscopy with Efficient X-ray Fluorescence Detection (STXM-XRF) for Biomedical Applications in the Soft and Tender Energy Range&lt;/title&gt;&lt;iucr:publjnl xmlns:iucr=&quot;http//www.iucr.org/publjnl&quot;&gt;&lt;jnlname&gt;Journal of Synchrotron Radiation&lt;/jnlname&gt;&lt;jnlcategory&gt;research papers&lt;/jnlcategory&gt;&lt;jnlfield&gt;&lt;/jnlfield&gt;&lt;/iucr:publjnl&gt;&lt;iucr:authors xmlns:iucr=&quot;http://www.iucr.org/publauthors&quot;&gt;&lt;author&gt;&lt;order&gt;1&lt;/order&gt;&lt;iucrid&gt;&lt;/iucrid&gt;&lt;prefix&gt;Dr&lt;/prefix&gt;&lt;forename&gt;Lars&lt;/forename&gt;&lt;surname&gt;L&amp;#252;hl&lt;/surname&gt;&lt;suffix&gt;&lt;/suffix&gt;&lt;addrid&gt;0&lt;/addrid&gt;&lt;email&gt;lars.luehl@physik.tu-berlin.de&lt;/email&gt;&lt;corrauthor&gt;y&lt;/corrauthor&gt;&lt;contactauthor&gt;y&lt;/contactauthor&gt;&lt;phone&gt;+493031423089&lt;/phone&gt;&lt;fax&gt;&lt;/fax&gt;&lt;note&gt;&lt;/note&gt;&lt;orcid&gt;&lt;/orcid&gt;&lt;/author&gt;&lt;author&gt;&lt;order&gt;2&lt;/order&gt;&lt;iucrid&gt;&lt;/iucrid&gt;&lt;prefix&gt;&lt;/prefix&gt;&lt;forename&gt;Konstantin&lt;/forename&gt;&lt;surname&gt;Andrianov&lt;/surname&gt;&lt;suffix&gt;&lt;/suffix&gt;&lt;addrid&gt;1&lt;/addrid&gt;&lt;email&gt;andrianov@rheinahrcampus.de&lt;/email&gt;&lt;corrauthor&gt;&lt;/corrauthor&gt;&lt;contactauthor&gt;&lt;/contactauthor&gt;&lt;phone&gt;&lt;/phone&gt;&lt;fax&gt;&lt;/fax&gt;&lt;note&gt;&lt;/note&gt;&lt;orcid&gt;&lt;/orcid&gt;&lt;/author&gt;&lt;author&gt;&lt;order&gt;3&lt;/order&gt;&lt;iucrid&gt;&lt;/iucrid&gt;&lt;prefix&gt;&lt;/prefix&gt;&lt;forename&gt;Hanna&lt;/forename&gt;&lt;surname&gt;Dierks&lt;/surname&gt;&lt;suffix&gt;&lt;/suffix&gt;&lt;addrid&gt;0&lt;/addrid&gt;&lt;email&gt;dierks@campus.tu-berlin.de&lt;/email&gt;&lt;corrauthor&gt;&lt;/corrauthor&gt;&lt;contactauthor&gt;&lt;/contactauthor&gt;&lt;phone&gt;&lt;/phone&gt;&lt;fax&gt;&lt;/fax&gt;&lt;note&gt;&lt;/note&gt;&lt;orcid&gt;&lt;/orcid&gt;&lt;/author&gt;&lt;author&gt;&lt;order&gt;4&lt;/order&gt;&lt;iucrid&gt;&lt;/iucrid&gt;&lt;prefix&gt;&lt;/prefix&gt;&lt;forename&gt;Andreas&lt;/forename&gt;&lt;surname&gt;Haidl&lt;/surname&gt;&lt;suffix&gt;&lt;/suffix&gt;&lt;addrid&gt;1&lt;/addrid&gt;&lt;email&gt;haidl@hs-koblenz.de&lt;/email&gt;&lt;corrauthor&gt;&lt;/corrauthor&gt;&lt;contactauthor&gt;&lt;/contactauthor&gt;&lt;phone&gt;&lt;/phone&gt;&lt;fax&gt;&lt;/fax&gt;&lt;note&gt;&lt;/note&gt;&lt;orcid&gt;&lt;/orcid&gt;&lt;/author&gt;&lt;author&gt;&lt;order&gt;5&lt;/order&gt;&lt;iucrid&gt;&lt;/iucrid&gt;&lt;prefix&gt;&lt;/prefix&gt;&lt;forename&gt;Aurelie&lt;/forename&gt;&lt;surname&gt;Dehlinger&lt;/surname&gt;&lt;suffix&gt;&lt;/suffix&gt;&lt;addrid&gt;0&lt;/addrid&gt;&lt;email&gt;a.dehlinger@tu-berlin.de&lt;/email&gt;&lt;corrauthor&gt;&lt;/corrauthor&gt;&lt;contactauthor&gt;&lt;/contactauthor&gt;&lt;phone&gt;&lt;/phone&gt;&lt;fax&gt;&lt;/fax&gt;&lt;note&gt;&lt;/note&gt;&lt;orcid&gt;&lt;/orcid&gt;&lt;/author&gt;&lt;author&gt;&lt;order&gt;6&lt;/order&gt;&lt;iucrid&gt;&lt;/iucrid&gt;&lt;prefix&gt;Professor&lt;/prefix&gt;&lt;forename&gt;Thomas&lt;/forename&gt;&lt;surname&gt;Wilhein&lt;/surname&gt;&lt;suffix&gt;&lt;/suffix&gt;&lt;addrid&gt;1&lt;/addrid&gt;&lt;email&gt;wilhein@hs-koblenz.de&lt;/email&gt;&lt;corrauthor&gt;&lt;/corrauthor&gt;&lt;contactauthor&gt;&lt;/contactauthor&gt;&lt;phone&gt;&lt;/phone&gt;&lt;fax&gt;&lt;/fax&gt;&lt;note&gt;&lt;/note&gt;&lt;orcid&gt;&lt;/orcid&gt;&lt;/author&gt;&lt;author&gt;&lt;order&gt;7&lt;/order&gt;&lt;iucrid&gt;&lt;/iucrid&gt;&lt;prefix&gt;Professor&lt;/prefix&gt;&lt;forename&gt;Birgit&lt;/forename&gt;&lt;surname&gt;Kanngie&amp;#223;er&lt;/surname&gt;&lt;suffix&gt;&lt;/suffix&gt;&lt;addrid&gt;0&lt;/addrid&gt;&lt;email&gt;Birgit.Kanngiesser@tu-berlin.de&lt;/email&gt;&lt;corrauthor&gt;&lt;/corrauthor&gt;&lt;contactauthor&gt;&lt;/contactauthor&gt;&lt;phone&gt;&lt;/phone&gt;&lt;fax&gt;&lt;/fax&gt;&lt;note&gt;&lt;/note&gt;&lt;orcid&gt;&lt;/orcid&gt;&lt;/author&gt;&lt;/iucr:authors&gt;&lt;iucr:addresses xmlns:iucr=&quot;http://www.iucr.org/publaddresses&quot;&gt;&lt;address&gt;&lt;id&gt;0&lt;/id&gt;&lt;department&gt;Institute of Optics and Atomic Physics&lt;/department&gt;&lt;organization&gt;Technische Universit&amp;#228;t Berlin&lt;/organization&gt;&lt;street&gt;Hardenbergstr. 36&lt;/street&gt;&lt;city&gt;Berlin&lt;/city&gt;&lt;province&gt;&lt;/province&gt;&lt;code&gt;10623&lt;/code&gt;&lt;country&gt;&lt;/country&gt;&lt;/address&gt;&lt;address&gt;&lt;id&gt;1&lt;/id&gt;&lt;department&gt;Institute for X-Optics&lt;/department&gt;&lt;organization&gt;University of Applied Science&lt;/organization&gt;&lt;street&gt;Joseph-Rovan-Allee 2&lt;/street&gt;&lt;city&gt;Remagen&lt;/city&gt;&lt;province&gt;&lt;/province&gt;&lt;code&gt;53424&lt;/code&gt;&lt;country&gt;&lt;/country&gt;&lt;/address&gt;&lt;/iucr:addresses&gt;&lt;keywords&gt;X-ray Microscopy; X-ray Fluorescence; Biomedical Applications&lt;/keywords&gt;&lt;synopsis&gt;One or two sentences suitable for the Journal contents listing (style: IUCr synopsis).&lt;/synopsis&gt;&lt;abstract&gt;Scanning transmission X-ray microscopy, especially in combination with X-ray fluorescence detection (STXM-XRF) in the soft X-ray energy range, is becoming an increasingly important tool for life sciences. With X-ray fluorescence detection also bio-chemical mechanisms become accessible. As biological matrices generally have a low fluorescence yield and correspondingly a low fluorescence signal, high detector efficiency (e.g large solid angle) is indispensable to avoid long measurement times and radiation damage. We present the new AnImaX STXM-XRF microscope equipped with a large solid angle of detection enabling fastest scans and first proof of principle measurements on biomedical samples. In addition, characterisation measurements for future quantitative elemental imaging are presented.&lt;/abstract&gt;&lt;titleHtml&gt;&lt;![CDATA[ Scanning Transmission X-ray Microscopy with Efficient X-ray Fluorescence Detection (STXM-XRF) for Biomedical Applications in the Soft and Tender Energy Range ]]&gt;&lt;/titleHtml&gt;&lt;synopsisHtml&gt;&lt;![CDATA[ One or two sentences suitable for the Journal contents listing (style: IUCr synopsis). ]]&gt;&lt;/synopsisHtml&gt;&lt;abstractHtml&gt;&lt;![CDATA[ Scanning transmission X-ray microscopy, especially in combination with X-ray fluorescence detection (STXM-XRF) in the soft X-ray energy range, is becoming an increasingly important tool for life sciences. With X-ray fluorescence detection also bio-chemical mechanisms become accessible. As biological matrices generally have a low fluorescence yield and correspondingly a low fluorescence signal, high detector efficiency (e.g large solid angle) is indispensable to avoid long measurement times and radiation damage. We present the new AnImaX STXM-XRF microscope equipped with a large solid angle of detection enabling fastest scans and first proof of principle measurements on biomedical samples. In addition, characterisation measurements for future quantitative elemental imaging are presented. ]]&gt;&lt;/abstractHtml&gt;&lt;/iucr:document&gt;"/>
    <w:docVar w:name="iucrfield" w:val=" "/>
    <w:docVar w:name="iucrjournal" w:val="Journal of Synchrotron Radiation"/>
  </w:docVars>
  <w:rsids>
    <w:rsidRoot w:val="00307AAE"/>
    <w:rsid w:val="0000259B"/>
    <w:rsid w:val="00005B51"/>
    <w:rsid w:val="00006AD6"/>
    <w:rsid w:val="000236A9"/>
    <w:rsid w:val="00024501"/>
    <w:rsid w:val="00024728"/>
    <w:rsid w:val="0002743E"/>
    <w:rsid w:val="00030155"/>
    <w:rsid w:val="00040F39"/>
    <w:rsid w:val="00040F3B"/>
    <w:rsid w:val="00041632"/>
    <w:rsid w:val="000437E1"/>
    <w:rsid w:val="000479D7"/>
    <w:rsid w:val="00051613"/>
    <w:rsid w:val="00054B75"/>
    <w:rsid w:val="00057686"/>
    <w:rsid w:val="00057D26"/>
    <w:rsid w:val="0006117C"/>
    <w:rsid w:val="00065349"/>
    <w:rsid w:val="0006720B"/>
    <w:rsid w:val="00071BF1"/>
    <w:rsid w:val="00074BDD"/>
    <w:rsid w:val="000801AE"/>
    <w:rsid w:val="000839FF"/>
    <w:rsid w:val="00083E7C"/>
    <w:rsid w:val="0008630F"/>
    <w:rsid w:val="00092DCD"/>
    <w:rsid w:val="000940A0"/>
    <w:rsid w:val="00094CBE"/>
    <w:rsid w:val="000A4F22"/>
    <w:rsid w:val="000B2D37"/>
    <w:rsid w:val="000B3EDD"/>
    <w:rsid w:val="000B68CE"/>
    <w:rsid w:val="000C51C2"/>
    <w:rsid w:val="000D3B37"/>
    <w:rsid w:val="000D582E"/>
    <w:rsid w:val="000D74CF"/>
    <w:rsid w:val="000D74E6"/>
    <w:rsid w:val="000D7BD7"/>
    <w:rsid w:val="000E46F2"/>
    <w:rsid w:val="000E553E"/>
    <w:rsid w:val="000F6D5E"/>
    <w:rsid w:val="0010124E"/>
    <w:rsid w:val="001027D7"/>
    <w:rsid w:val="001028A1"/>
    <w:rsid w:val="0010296D"/>
    <w:rsid w:val="00103BE8"/>
    <w:rsid w:val="00106D10"/>
    <w:rsid w:val="001110C7"/>
    <w:rsid w:val="00111885"/>
    <w:rsid w:val="0011407C"/>
    <w:rsid w:val="001174FA"/>
    <w:rsid w:val="00120A31"/>
    <w:rsid w:val="001229C5"/>
    <w:rsid w:val="001257AE"/>
    <w:rsid w:val="001266B1"/>
    <w:rsid w:val="00134622"/>
    <w:rsid w:val="00135614"/>
    <w:rsid w:val="00135CB6"/>
    <w:rsid w:val="00142B90"/>
    <w:rsid w:val="00142F8C"/>
    <w:rsid w:val="00144923"/>
    <w:rsid w:val="00145E25"/>
    <w:rsid w:val="001463E0"/>
    <w:rsid w:val="00146A5D"/>
    <w:rsid w:val="00147272"/>
    <w:rsid w:val="00150C5C"/>
    <w:rsid w:val="00160717"/>
    <w:rsid w:val="001619F5"/>
    <w:rsid w:val="00161EE8"/>
    <w:rsid w:val="00163EE6"/>
    <w:rsid w:val="0016457C"/>
    <w:rsid w:val="00172771"/>
    <w:rsid w:val="00177308"/>
    <w:rsid w:val="001818A5"/>
    <w:rsid w:val="00181BE8"/>
    <w:rsid w:val="00183451"/>
    <w:rsid w:val="001839E1"/>
    <w:rsid w:val="001845C9"/>
    <w:rsid w:val="00184D79"/>
    <w:rsid w:val="00187A6A"/>
    <w:rsid w:val="001930E0"/>
    <w:rsid w:val="00196B03"/>
    <w:rsid w:val="00197BBE"/>
    <w:rsid w:val="001A0702"/>
    <w:rsid w:val="001A2196"/>
    <w:rsid w:val="001A4827"/>
    <w:rsid w:val="001A678D"/>
    <w:rsid w:val="001A6C2F"/>
    <w:rsid w:val="001B2552"/>
    <w:rsid w:val="001C0A36"/>
    <w:rsid w:val="001C0A9A"/>
    <w:rsid w:val="001C212D"/>
    <w:rsid w:val="001C2EFB"/>
    <w:rsid w:val="001C58DA"/>
    <w:rsid w:val="001C6401"/>
    <w:rsid w:val="001C6879"/>
    <w:rsid w:val="001D0BFC"/>
    <w:rsid w:val="001D26AD"/>
    <w:rsid w:val="001D2F4A"/>
    <w:rsid w:val="001D7052"/>
    <w:rsid w:val="001D79E7"/>
    <w:rsid w:val="001E060D"/>
    <w:rsid w:val="001F124A"/>
    <w:rsid w:val="001F24C1"/>
    <w:rsid w:val="001F381F"/>
    <w:rsid w:val="001F4867"/>
    <w:rsid w:val="001F7953"/>
    <w:rsid w:val="0021033B"/>
    <w:rsid w:val="002113EE"/>
    <w:rsid w:val="002127CD"/>
    <w:rsid w:val="002129CF"/>
    <w:rsid w:val="00214946"/>
    <w:rsid w:val="00215BB3"/>
    <w:rsid w:val="00217DE7"/>
    <w:rsid w:val="002211D3"/>
    <w:rsid w:val="00226CE0"/>
    <w:rsid w:val="00230DD4"/>
    <w:rsid w:val="00231BBE"/>
    <w:rsid w:val="002334FA"/>
    <w:rsid w:val="002376E5"/>
    <w:rsid w:val="002413AF"/>
    <w:rsid w:val="00247A78"/>
    <w:rsid w:val="00255A14"/>
    <w:rsid w:val="00257DBA"/>
    <w:rsid w:val="002641D6"/>
    <w:rsid w:val="00264D89"/>
    <w:rsid w:val="002674AD"/>
    <w:rsid w:val="00267645"/>
    <w:rsid w:val="002730A9"/>
    <w:rsid w:val="00280517"/>
    <w:rsid w:val="00280C23"/>
    <w:rsid w:val="00282E6A"/>
    <w:rsid w:val="00283EC5"/>
    <w:rsid w:val="00290A3E"/>
    <w:rsid w:val="002A09B0"/>
    <w:rsid w:val="002A3D07"/>
    <w:rsid w:val="002A517A"/>
    <w:rsid w:val="002B0EA3"/>
    <w:rsid w:val="002B11BE"/>
    <w:rsid w:val="002B279F"/>
    <w:rsid w:val="002B36FB"/>
    <w:rsid w:val="002B3DE4"/>
    <w:rsid w:val="002B7C7F"/>
    <w:rsid w:val="002C1873"/>
    <w:rsid w:val="002C1F49"/>
    <w:rsid w:val="002C5887"/>
    <w:rsid w:val="002C5F2E"/>
    <w:rsid w:val="002C660C"/>
    <w:rsid w:val="002D0CE3"/>
    <w:rsid w:val="002D1368"/>
    <w:rsid w:val="002D4F7A"/>
    <w:rsid w:val="002E49E4"/>
    <w:rsid w:val="002E7A65"/>
    <w:rsid w:val="002F0013"/>
    <w:rsid w:val="002F0859"/>
    <w:rsid w:val="002F0D43"/>
    <w:rsid w:val="002F2406"/>
    <w:rsid w:val="002F6232"/>
    <w:rsid w:val="00305EEB"/>
    <w:rsid w:val="00306173"/>
    <w:rsid w:val="00307AAE"/>
    <w:rsid w:val="00310FDA"/>
    <w:rsid w:val="00314350"/>
    <w:rsid w:val="00314D4D"/>
    <w:rsid w:val="0031576B"/>
    <w:rsid w:val="00317032"/>
    <w:rsid w:val="003250DB"/>
    <w:rsid w:val="00325B8D"/>
    <w:rsid w:val="0032684E"/>
    <w:rsid w:val="00326CAA"/>
    <w:rsid w:val="00331A2F"/>
    <w:rsid w:val="00337706"/>
    <w:rsid w:val="00342124"/>
    <w:rsid w:val="0034255A"/>
    <w:rsid w:val="00342989"/>
    <w:rsid w:val="00342EBC"/>
    <w:rsid w:val="0034635F"/>
    <w:rsid w:val="003505F4"/>
    <w:rsid w:val="00351C85"/>
    <w:rsid w:val="00351E4D"/>
    <w:rsid w:val="00352FAE"/>
    <w:rsid w:val="00365DCC"/>
    <w:rsid w:val="00372CBA"/>
    <w:rsid w:val="00373D7A"/>
    <w:rsid w:val="00377288"/>
    <w:rsid w:val="0038007E"/>
    <w:rsid w:val="003806AC"/>
    <w:rsid w:val="003827D1"/>
    <w:rsid w:val="0038464F"/>
    <w:rsid w:val="00385A45"/>
    <w:rsid w:val="003900F1"/>
    <w:rsid w:val="0039227A"/>
    <w:rsid w:val="0039569C"/>
    <w:rsid w:val="003A090D"/>
    <w:rsid w:val="003A2F42"/>
    <w:rsid w:val="003A3B49"/>
    <w:rsid w:val="003A469E"/>
    <w:rsid w:val="003A5058"/>
    <w:rsid w:val="003B0AE7"/>
    <w:rsid w:val="003B42AD"/>
    <w:rsid w:val="003B4432"/>
    <w:rsid w:val="003B474D"/>
    <w:rsid w:val="003C35CD"/>
    <w:rsid w:val="003C5503"/>
    <w:rsid w:val="003C6C55"/>
    <w:rsid w:val="003D25C1"/>
    <w:rsid w:val="003D2E53"/>
    <w:rsid w:val="003D3F57"/>
    <w:rsid w:val="003D4155"/>
    <w:rsid w:val="003D72B6"/>
    <w:rsid w:val="003E0B25"/>
    <w:rsid w:val="003F0975"/>
    <w:rsid w:val="003F3D05"/>
    <w:rsid w:val="003F3FCE"/>
    <w:rsid w:val="003F46F0"/>
    <w:rsid w:val="003F5DEC"/>
    <w:rsid w:val="003F78BD"/>
    <w:rsid w:val="00401B26"/>
    <w:rsid w:val="004068A4"/>
    <w:rsid w:val="0040712D"/>
    <w:rsid w:val="00413A05"/>
    <w:rsid w:val="00420852"/>
    <w:rsid w:val="00422979"/>
    <w:rsid w:val="004235A6"/>
    <w:rsid w:val="00423FB1"/>
    <w:rsid w:val="00427B9E"/>
    <w:rsid w:val="00432576"/>
    <w:rsid w:val="004325E2"/>
    <w:rsid w:val="00445147"/>
    <w:rsid w:val="00446825"/>
    <w:rsid w:val="00447DC6"/>
    <w:rsid w:val="004506ED"/>
    <w:rsid w:val="00450A20"/>
    <w:rsid w:val="00451F0B"/>
    <w:rsid w:val="00453C56"/>
    <w:rsid w:val="00457BBC"/>
    <w:rsid w:val="00461954"/>
    <w:rsid w:val="0046362C"/>
    <w:rsid w:val="00463F86"/>
    <w:rsid w:val="0046424E"/>
    <w:rsid w:val="00467998"/>
    <w:rsid w:val="00474CFC"/>
    <w:rsid w:val="004807C9"/>
    <w:rsid w:val="0048234F"/>
    <w:rsid w:val="0048327D"/>
    <w:rsid w:val="0049022E"/>
    <w:rsid w:val="00491CF7"/>
    <w:rsid w:val="00494386"/>
    <w:rsid w:val="0049535D"/>
    <w:rsid w:val="00496176"/>
    <w:rsid w:val="004A6EE5"/>
    <w:rsid w:val="004B39DD"/>
    <w:rsid w:val="004C32EB"/>
    <w:rsid w:val="004C4561"/>
    <w:rsid w:val="004D4F6D"/>
    <w:rsid w:val="004D6135"/>
    <w:rsid w:val="004D6C06"/>
    <w:rsid w:val="004E5EB9"/>
    <w:rsid w:val="004E7E62"/>
    <w:rsid w:val="004F1812"/>
    <w:rsid w:val="005125A0"/>
    <w:rsid w:val="005164FA"/>
    <w:rsid w:val="005178EA"/>
    <w:rsid w:val="005238B0"/>
    <w:rsid w:val="005301E9"/>
    <w:rsid w:val="00530C10"/>
    <w:rsid w:val="00531838"/>
    <w:rsid w:val="005335C1"/>
    <w:rsid w:val="00534562"/>
    <w:rsid w:val="00540823"/>
    <w:rsid w:val="005439F4"/>
    <w:rsid w:val="00552443"/>
    <w:rsid w:val="00555D3D"/>
    <w:rsid w:val="00565321"/>
    <w:rsid w:val="00566236"/>
    <w:rsid w:val="005674FD"/>
    <w:rsid w:val="00567E3E"/>
    <w:rsid w:val="00581BB7"/>
    <w:rsid w:val="00583E13"/>
    <w:rsid w:val="005879A1"/>
    <w:rsid w:val="00595745"/>
    <w:rsid w:val="005A025D"/>
    <w:rsid w:val="005A19C5"/>
    <w:rsid w:val="005A232C"/>
    <w:rsid w:val="005A4E94"/>
    <w:rsid w:val="005B6AB5"/>
    <w:rsid w:val="005C0ACB"/>
    <w:rsid w:val="005C14A9"/>
    <w:rsid w:val="005C35F4"/>
    <w:rsid w:val="005C5AF6"/>
    <w:rsid w:val="005C632C"/>
    <w:rsid w:val="005D244B"/>
    <w:rsid w:val="005D3C26"/>
    <w:rsid w:val="005E2082"/>
    <w:rsid w:val="005F1358"/>
    <w:rsid w:val="005F2A20"/>
    <w:rsid w:val="005F6277"/>
    <w:rsid w:val="005F63F9"/>
    <w:rsid w:val="00600C34"/>
    <w:rsid w:val="006015BF"/>
    <w:rsid w:val="00602B42"/>
    <w:rsid w:val="00607500"/>
    <w:rsid w:val="0060766B"/>
    <w:rsid w:val="006129BA"/>
    <w:rsid w:val="006232F5"/>
    <w:rsid w:val="00625858"/>
    <w:rsid w:val="00625F43"/>
    <w:rsid w:val="00626A02"/>
    <w:rsid w:val="006315AC"/>
    <w:rsid w:val="00631871"/>
    <w:rsid w:val="00634E0C"/>
    <w:rsid w:val="00635055"/>
    <w:rsid w:val="006350BD"/>
    <w:rsid w:val="00643136"/>
    <w:rsid w:val="00661509"/>
    <w:rsid w:val="00661D1C"/>
    <w:rsid w:val="006621B9"/>
    <w:rsid w:val="00662BDB"/>
    <w:rsid w:val="00665F56"/>
    <w:rsid w:val="00666391"/>
    <w:rsid w:val="0067135D"/>
    <w:rsid w:val="0067271B"/>
    <w:rsid w:val="00673630"/>
    <w:rsid w:val="00675BA5"/>
    <w:rsid w:val="006774A5"/>
    <w:rsid w:val="0068102D"/>
    <w:rsid w:val="0068125A"/>
    <w:rsid w:val="00683CB4"/>
    <w:rsid w:val="006846A6"/>
    <w:rsid w:val="00686F7E"/>
    <w:rsid w:val="006919DD"/>
    <w:rsid w:val="006930CB"/>
    <w:rsid w:val="00694F8C"/>
    <w:rsid w:val="00696C98"/>
    <w:rsid w:val="0069737A"/>
    <w:rsid w:val="006A129A"/>
    <w:rsid w:val="006A2A96"/>
    <w:rsid w:val="006A2D38"/>
    <w:rsid w:val="006B1A74"/>
    <w:rsid w:val="006B23D1"/>
    <w:rsid w:val="006B6CFB"/>
    <w:rsid w:val="006C021A"/>
    <w:rsid w:val="006D0DAA"/>
    <w:rsid w:val="006E0F8D"/>
    <w:rsid w:val="006E1911"/>
    <w:rsid w:val="006E1E56"/>
    <w:rsid w:val="006E3E5C"/>
    <w:rsid w:val="006F261D"/>
    <w:rsid w:val="006F4C28"/>
    <w:rsid w:val="006F4CD1"/>
    <w:rsid w:val="00701FBB"/>
    <w:rsid w:val="00706817"/>
    <w:rsid w:val="00707416"/>
    <w:rsid w:val="0071024C"/>
    <w:rsid w:val="007107E5"/>
    <w:rsid w:val="00710A0D"/>
    <w:rsid w:val="00713D32"/>
    <w:rsid w:val="007161BB"/>
    <w:rsid w:val="0071697F"/>
    <w:rsid w:val="0071766B"/>
    <w:rsid w:val="00717FFB"/>
    <w:rsid w:val="007208C0"/>
    <w:rsid w:val="00720EF7"/>
    <w:rsid w:val="00721084"/>
    <w:rsid w:val="007230E8"/>
    <w:rsid w:val="007311B5"/>
    <w:rsid w:val="00732AD1"/>
    <w:rsid w:val="00733A7E"/>
    <w:rsid w:val="00737861"/>
    <w:rsid w:val="007400A6"/>
    <w:rsid w:val="0075199D"/>
    <w:rsid w:val="00752422"/>
    <w:rsid w:val="00755D96"/>
    <w:rsid w:val="00757FC1"/>
    <w:rsid w:val="0076040B"/>
    <w:rsid w:val="007643D2"/>
    <w:rsid w:val="007646E5"/>
    <w:rsid w:val="00765C68"/>
    <w:rsid w:val="007660B8"/>
    <w:rsid w:val="00766E50"/>
    <w:rsid w:val="00773BA6"/>
    <w:rsid w:val="00777D25"/>
    <w:rsid w:val="007868A6"/>
    <w:rsid w:val="007909F1"/>
    <w:rsid w:val="00791087"/>
    <w:rsid w:val="00793A82"/>
    <w:rsid w:val="0079441C"/>
    <w:rsid w:val="007A030B"/>
    <w:rsid w:val="007A106C"/>
    <w:rsid w:val="007A4AB3"/>
    <w:rsid w:val="007A6F92"/>
    <w:rsid w:val="007B2FF8"/>
    <w:rsid w:val="007B3D1C"/>
    <w:rsid w:val="007B5833"/>
    <w:rsid w:val="007D0CDD"/>
    <w:rsid w:val="007D1A89"/>
    <w:rsid w:val="007D3841"/>
    <w:rsid w:val="007E232F"/>
    <w:rsid w:val="007E6EE2"/>
    <w:rsid w:val="007E7870"/>
    <w:rsid w:val="007F70BE"/>
    <w:rsid w:val="007F74D4"/>
    <w:rsid w:val="00802887"/>
    <w:rsid w:val="00804025"/>
    <w:rsid w:val="00804377"/>
    <w:rsid w:val="008048AE"/>
    <w:rsid w:val="008106F7"/>
    <w:rsid w:val="00815DAC"/>
    <w:rsid w:val="008168CB"/>
    <w:rsid w:val="008303FB"/>
    <w:rsid w:val="00834602"/>
    <w:rsid w:val="00847028"/>
    <w:rsid w:val="00847AB0"/>
    <w:rsid w:val="00851E59"/>
    <w:rsid w:val="00853E09"/>
    <w:rsid w:val="00857A73"/>
    <w:rsid w:val="0086075B"/>
    <w:rsid w:val="0086598D"/>
    <w:rsid w:val="008702ED"/>
    <w:rsid w:val="008730C9"/>
    <w:rsid w:val="00876777"/>
    <w:rsid w:val="008803D0"/>
    <w:rsid w:val="008831CB"/>
    <w:rsid w:val="00884BF7"/>
    <w:rsid w:val="00884D37"/>
    <w:rsid w:val="008966D1"/>
    <w:rsid w:val="00896A09"/>
    <w:rsid w:val="008976C2"/>
    <w:rsid w:val="008A1199"/>
    <w:rsid w:val="008A4FBB"/>
    <w:rsid w:val="008A76E2"/>
    <w:rsid w:val="008B06FA"/>
    <w:rsid w:val="008B36B6"/>
    <w:rsid w:val="008B4958"/>
    <w:rsid w:val="008B62ED"/>
    <w:rsid w:val="008C255E"/>
    <w:rsid w:val="008C3072"/>
    <w:rsid w:val="008D0A82"/>
    <w:rsid w:val="008D2186"/>
    <w:rsid w:val="008E152E"/>
    <w:rsid w:val="008E238B"/>
    <w:rsid w:val="008E4CF7"/>
    <w:rsid w:val="008F4B73"/>
    <w:rsid w:val="008F6156"/>
    <w:rsid w:val="00900469"/>
    <w:rsid w:val="009005D3"/>
    <w:rsid w:val="00905A50"/>
    <w:rsid w:val="00906A1F"/>
    <w:rsid w:val="0090708D"/>
    <w:rsid w:val="00907D91"/>
    <w:rsid w:val="00911593"/>
    <w:rsid w:val="009117A7"/>
    <w:rsid w:val="00911F93"/>
    <w:rsid w:val="00912660"/>
    <w:rsid w:val="00922EE4"/>
    <w:rsid w:val="00924AE1"/>
    <w:rsid w:val="00925A6C"/>
    <w:rsid w:val="0092601B"/>
    <w:rsid w:val="00931C4D"/>
    <w:rsid w:val="009363DA"/>
    <w:rsid w:val="00941DE6"/>
    <w:rsid w:val="0094499F"/>
    <w:rsid w:val="00946DCD"/>
    <w:rsid w:val="00947C31"/>
    <w:rsid w:val="00954A64"/>
    <w:rsid w:val="00954EF8"/>
    <w:rsid w:val="00967444"/>
    <w:rsid w:val="009776D2"/>
    <w:rsid w:val="0098177D"/>
    <w:rsid w:val="00986F9A"/>
    <w:rsid w:val="0099006E"/>
    <w:rsid w:val="00992C0E"/>
    <w:rsid w:val="0099757A"/>
    <w:rsid w:val="009A0C5D"/>
    <w:rsid w:val="009A36EF"/>
    <w:rsid w:val="009A7A19"/>
    <w:rsid w:val="009B158C"/>
    <w:rsid w:val="009B19C5"/>
    <w:rsid w:val="009B54B7"/>
    <w:rsid w:val="009C02CD"/>
    <w:rsid w:val="009C1C47"/>
    <w:rsid w:val="009D050A"/>
    <w:rsid w:val="009D0DC5"/>
    <w:rsid w:val="009D3ECA"/>
    <w:rsid w:val="009D78F9"/>
    <w:rsid w:val="009F1E15"/>
    <w:rsid w:val="009F2D0E"/>
    <w:rsid w:val="009F417F"/>
    <w:rsid w:val="009F7930"/>
    <w:rsid w:val="00A02E9B"/>
    <w:rsid w:val="00A045E9"/>
    <w:rsid w:val="00A108E8"/>
    <w:rsid w:val="00A14EDF"/>
    <w:rsid w:val="00A16362"/>
    <w:rsid w:val="00A172CF"/>
    <w:rsid w:val="00A211CC"/>
    <w:rsid w:val="00A23523"/>
    <w:rsid w:val="00A23986"/>
    <w:rsid w:val="00A26290"/>
    <w:rsid w:val="00A27977"/>
    <w:rsid w:val="00A30FEA"/>
    <w:rsid w:val="00A323C1"/>
    <w:rsid w:val="00A34A0F"/>
    <w:rsid w:val="00A3537B"/>
    <w:rsid w:val="00A42BEA"/>
    <w:rsid w:val="00A46EB5"/>
    <w:rsid w:val="00A52A72"/>
    <w:rsid w:val="00A611EB"/>
    <w:rsid w:val="00A62ED5"/>
    <w:rsid w:val="00A63C0F"/>
    <w:rsid w:val="00A73BFF"/>
    <w:rsid w:val="00A762ED"/>
    <w:rsid w:val="00A76A38"/>
    <w:rsid w:val="00A81B3C"/>
    <w:rsid w:val="00A822F1"/>
    <w:rsid w:val="00A82AE4"/>
    <w:rsid w:val="00A83FBD"/>
    <w:rsid w:val="00A872E2"/>
    <w:rsid w:val="00A8790A"/>
    <w:rsid w:val="00A87FD1"/>
    <w:rsid w:val="00A91EFF"/>
    <w:rsid w:val="00A94C9C"/>
    <w:rsid w:val="00A9561E"/>
    <w:rsid w:val="00AA13D6"/>
    <w:rsid w:val="00AA3A71"/>
    <w:rsid w:val="00AA4A71"/>
    <w:rsid w:val="00AB3C53"/>
    <w:rsid w:val="00AC0F53"/>
    <w:rsid w:val="00AC6940"/>
    <w:rsid w:val="00AD4606"/>
    <w:rsid w:val="00AE043C"/>
    <w:rsid w:val="00AE3BFA"/>
    <w:rsid w:val="00AF59FF"/>
    <w:rsid w:val="00AF6445"/>
    <w:rsid w:val="00B00CB8"/>
    <w:rsid w:val="00B02B3A"/>
    <w:rsid w:val="00B02C7A"/>
    <w:rsid w:val="00B03162"/>
    <w:rsid w:val="00B0324C"/>
    <w:rsid w:val="00B05BDE"/>
    <w:rsid w:val="00B05F4F"/>
    <w:rsid w:val="00B10BF5"/>
    <w:rsid w:val="00B124DE"/>
    <w:rsid w:val="00B14312"/>
    <w:rsid w:val="00B161B8"/>
    <w:rsid w:val="00B20AC2"/>
    <w:rsid w:val="00B30A49"/>
    <w:rsid w:val="00B37915"/>
    <w:rsid w:val="00B44A77"/>
    <w:rsid w:val="00B45E91"/>
    <w:rsid w:val="00B50197"/>
    <w:rsid w:val="00B5293C"/>
    <w:rsid w:val="00B53ADF"/>
    <w:rsid w:val="00B5634B"/>
    <w:rsid w:val="00B6124D"/>
    <w:rsid w:val="00B612D0"/>
    <w:rsid w:val="00B616CE"/>
    <w:rsid w:val="00B6415E"/>
    <w:rsid w:val="00B64650"/>
    <w:rsid w:val="00B64F22"/>
    <w:rsid w:val="00B65735"/>
    <w:rsid w:val="00B67361"/>
    <w:rsid w:val="00B72882"/>
    <w:rsid w:val="00B73E84"/>
    <w:rsid w:val="00B742ED"/>
    <w:rsid w:val="00B828AE"/>
    <w:rsid w:val="00B86DD1"/>
    <w:rsid w:val="00B87021"/>
    <w:rsid w:val="00B91011"/>
    <w:rsid w:val="00B92F57"/>
    <w:rsid w:val="00B9343B"/>
    <w:rsid w:val="00B958AC"/>
    <w:rsid w:val="00B95933"/>
    <w:rsid w:val="00B96ED3"/>
    <w:rsid w:val="00BA05E4"/>
    <w:rsid w:val="00BA0628"/>
    <w:rsid w:val="00BB388F"/>
    <w:rsid w:val="00BB4D09"/>
    <w:rsid w:val="00BB78F4"/>
    <w:rsid w:val="00BC10B3"/>
    <w:rsid w:val="00BC188E"/>
    <w:rsid w:val="00BC5112"/>
    <w:rsid w:val="00BD3BB0"/>
    <w:rsid w:val="00BD469D"/>
    <w:rsid w:val="00BD6707"/>
    <w:rsid w:val="00BE333C"/>
    <w:rsid w:val="00BE48CD"/>
    <w:rsid w:val="00BE706B"/>
    <w:rsid w:val="00BE7DD9"/>
    <w:rsid w:val="00BE7DE1"/>
    <w:rsid w:val="00BF4A3A"/>
    <w:rsid w:val="00BF7EA5"/>
    <w:rsid w:val="00C00DBD"/>
    <w:rsid w:val="00C05B7B"/>
    <w:rsid w:val="00C0691B"/>
    <w:rsid w:val="00C120D3"/>
    <w:rsid w:val="00C1606E"/>
    <w:rsid w:val="00C222FA"/>
    <w:rsid w:val="00C2415E"/>
    <w:rsid w:val="00C24236"/>
    <w:rsid w:val="00C251DC"/>
    <w:rsid w:val="00C401F3"/>
    <w:rsid w:val="00C419B8"/>
    <w:rsid w:val="00C4506B"/>
    <w:rsid w:val="00C50072"/>
    <w:rsid w:val="00C505FC"/>
    <w:rsid w:val="00C50AC0"/>
    <w:rsid w:val="00C54AE5"/>
    <w:rsid w:val="00C575E8"/>
    <w:rsid w:val="00C64DEB"/>
    <w:rsid w:val="00C66916"/>
    <w:rsid w:val="00C67001"/>
    <w:rsid w:val="00C67B06"/>
    <w:rsid w:val="00C703AA"/>
    <w:rsid w:val="00C7124A"/>
    <w:rsid w:val="00C739BD"/>
    <w:rsid w:val="00C75A1C"/>
    <w:rsid w:val="00C77ADF"/>
    <w:rsid w:val="00C851BD"/>
    <w:rsid w:val="00C87EC5"/>
    <w:rsid w:val="00C90EDD"/>
    <w:rsid w:val="00C94186"/>
    <w:rsid w:val="00C94AFF"/>
    <w:rsid w:val="00C96372"/>
    <w:rsid w:val="00C97D32"/>
    <w:rsid w:val="00CA01B6"/>
    <w:rsid w:val="00CA1496"/>
    <w:rsid w:val="00CA240D"/>
    <w:rsid w:val="00CA332A"/>
    <w:rsid w:val="00CA5897"/>
    <w:rsid w:val="00CB3BD7"/>
    <w:rsid w:val="00CC17F5"/>
    <w:rsid w:val="00CD201F"/>
    <w:rsid w:val="00CE00EC"/>
    <w:rsid w:val="00CE2481"/>
    <w:rsid w:val="00CE61A7"/>
    <w:rsid w:val="00CE69D5"/>
    <w:rsid w:val="00CF086C"/>
    <w:rsid w:val="00CF1853"/>
    <w:rsid w:val="00CF31FA"/>
    <w:rsid w:val="00CF38E3"/>
    <w:rsid w:val="00CF5233"/>
    <w:rsid w:val="00D03BE2"/>
    <w:rsid w:val="00D107DD"/>
    <w:rsid w:val="00D10A0E"/>
    <w:rsid w:val="00D118E0"/>
    <w:rsid w:val="00D133D7"/>
    <w:rsid w:val="00D13C9C"/>
    <w:rsid w:val="00D15633"/>
    <w:rsid w:val="00D27095"/>
    <w:rsid w:val="00D37074"/>
    <w:rsid w:val="00D372FC"/>
    <w:rsid w:val="00D37D96"/>
    <w:rsid w:val="00D45FA4"/>
    <w:rsid w:val="00D46623"/>
    <w:rsid w:val="00D51CB1"/>
    <w:rsid w:val="00D5679B"/>
    <w:rsid w:val="00D579DF"/>
    <w:rsid w:val="00D61203"/>
    <w:rsid w:val="00D64E01"/>
    <w:rsid w:val="00D66B55"/>
    <w:rsid w:val="00D7590F"/>
    <w:rsid w:val="00D80FC1"/>
    <w:rsid w:val="00D87DF0"/>
    <w:rsid w:val="00D90BFB"/>
    <w:rsid w:val="00DA284E"/>
    <w:rsid w:val="00DA68F7"/>
    <w:rsid w:val="00DB3646"/>
    <w:rsid w:val="00DB6E71"/>
    <w:rsid w:val="00DC049B"/>
    <w:rsid w:val="00DC0B6B"/>
    <w:rsid w:val="00DC1E15"/>
    <w:rsid w:val="00DC362F"/>
    <w:rsid w:val="00DC46B5"/>
    <w:rsid w:val="00DC68A7"/>
    <w:rsid w:val="00DD179A"/>
    <w:rsid w:val="00DD1B61"/>
    <w:rsid w:val="00DD3714"/>
    <w:rsid w:val="00DD39EF"/>
    <w:rsid w:val="00DD768E"/>
    <w:rsid w:val="00DD7DEF"/>
    <w:rsid w:val="00DE1256"/>
    <w:rsid w:val="00DE2717"/>
    <w:rsid w:val="00DE2B5A"/>
    <w:rsid w:val="00DE2C68"/>
    <w:rsid w:val="00DF20B7"/>
    <w:rsid w:val="00DF3C39"/>
    <w:rsid w:val="00DF4AC7"/>
    <w:rsid w:val="00DF4C6E"/>
    <w:rsid w:val="00DF6728"/>
    <w:rsid w:val="00DF6F33"/>
    <w:rsid w:val="00DF71D5"/>
    <w:rsid w:val="00E008B6"/>
    <w:rsid w:val="00E059C9"/>
    <w:rsid w:val="00E163C6"/>
    <w:rsid w:val="00E23A22"/>
    <w:rsid w:val="00E24472"/>
    <w:rsid w:val="00E308B7"/>
    <w:rsid w:val="00E3094F"/>
    <w:rsid w:val="00E362B3"/>
    <w:rsid w:val="00E37CA7"/>
    <w:rsid w:val="00E4028E"/>
    <w:rsid w:val="00E4056D"/>
    <w:rsid w:val="00E435B6"/>
    <w:rsid w:val="00E50D8D"/>
    <w:rsid w:val="00E52A34"/>
    <w:rsid w:val="00E537B0"/>
    <w:rsid w:val="00E60F1F"/>
    <w:rsid w:val="00E6290A"/>
    <w:rsid w:val="00E62DF2"/>
    <w:rsid w:val="00E70B2F"/>
    <w:rsid w:val="00E724B4"/>
    <w:rsid w:val="00E7534C"/>
    <w:rsid w:val="00E76A06"/>
    <w:rsid w:val="00E84CE6"/>
    <w:rsid w:val="00E94265"/>
    <w:rsid w:val="00E95FC1"/>
    <w:rsid w:val="00EA2A14"/>
    <w:rsid w:val="00EB1996"/>
    <w:rsid w:val="00EB6D8D"/>
    <w:rsid w:val="00EB7B8D"/>
    <w:rsid w:val="00EC19CD"/>
    <w:rsid w:val="00EC2AE9"/>
    <w:rsid w:val="00EC6CC0"/>
    <w:rsid w:val="00ED1367"/>
    <w:rsid w:val="00ED327D"/>
    <w:rsid w:val="00ED7381"/>
    <w:rsid w:val="00EE00D5"/>
    <w:rsid w:val="00EE127E"/>
    <w:rsid w:val="00EE3E5C"/>
    <w:rsid w:val="00EE7D8B"/>
    <w:rsid w:val="00EF35F3"/>
    <w:rsid w:val="00EF36D8"/>
    <w:rsid w:val="00EF3A28"/>
    <w:rsid w:val="00EF4266"/>
    <w:rsid w:val="00F02902"/>
    <w:rsid w:val="00F140A7"/>
    <w:rsid w:val="00F176BC"/>
    <w:rsid w:val="00F22F63"/>
    <w:rsid w:val="00F33FFD"/>
    <w:rsid w:val="00F35C05"/>
    <w:rsid w:val="00F36D3B"/>
    <w:rsid w:val="00F46C63"/>
    <w:rsid w:val="00F476D8"/>
    <w:rsid w:val="00F5028B"/>
    <w:rsid w:val="00F50EFB"/>
    <w:rsid w:val="00F6612D"/>
    <w:rsid w:val="00F6715C"/>
    <w:rsid w:val="00F70B04"/>
    <w:rsid w:val="00F723FF"/>
    <w:rsid w:val="00F82369"/>
    <w:rsid w:val="00F82CBF"/>
    <w:rsid w:val="00F87226"/>
    <w:rsid w:val="00F902A0"/>
    <w:rsid w:val="00F90EFE"/>
    <w:rsid w:val="00FA160E"/>
    <w:rsid w:val="00FA2AF6"/>
    <w:rsid w:val="00FA4D40"/>
    <w:rsid w:val="00FB2BF0"/>
    <w:rsid w:val="00FB704E"/>
    <w:rsid w:val="00FD79AC"/>
    <w:rsid w:val="00FE135B"/>
    <w:rsid w:val="00FF29DD"/>
    <w:rsid w:val="00FF34D2"/>
    <w:rsid w:val="00FF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1D895"/>
  <w15:docId w15:val="{592E335D-13AC-4C5A-BF74-F916C107D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3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uiPriority w:val="3"/>
    <w:rsid w:val="00D66B55"/>
    <w:pPr>
      <w:spacing w:after="0" w:line="36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rsid w:val="00D66B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66B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IUCracknowledgements">
    <w:name w:val="IUCr acknowledgements"/>
    <w:next w:val="Standard"/>
    <w:uiPriority w:val="1"/>
    <w:qFormat/>
    <w:rsid w:val="00D66B55"/>
    <w:pPr>
      <w:numPr>
        <w:numId w:val="2"/>
      </w:numPr>
      <w:overflowPunct w:val="0"/>
      <w:autoSpaceDE w:val="0"/>
      <w:autoSpaceDN w:val="0"/>
      <w:adjustRightInd w:val="0"/>
      <w:spacing w:before="240" w:after="240" w:line="360" w:lineRule="auto"/>
      <w:textAlignment w:val="baseline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IUCrappendixheading1">
    <w:name w:val="IUCr appendix heading 1"/>
    <w:next w:val="Standard"/>
    <w:uiPriority w:val="2"/>
    <w:qFormat/>
    <w:rsid w:val="00D66B55"/>
    <w:pPr>
      <w:numPr>
        <w:numId w:val="3"/>
      </w:numPr>
      <w:spacing w:before="240" w:after="120" w:line="360" w:lineRule="auto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appendixheading2">
    <w:name w:val="IUCr appendix heading 2"/>
    <w:next w:val="Standard"/>
    <w:uiPriority w:val="2"/>
    <w:qFormat/>
    <w:rsid w:val="00D66B55"/>
    <w:pPr>
      <w:numPr>
        <w:ilvl w:val="1"/>
        <w:numId w:val="3"/>
      </w:numPr>
      <w:spacing w:before="240" w:after="120" w:line="360" w:lineRule="auto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appendixheading3">
    <w:name w:val="IUCr appendix heading 3"/>
    <w:next w:val="Standard"/>
    <w:uiPriority w:val="2"/>
    <w:qFormat/>
    <w:rsid w:val="00D66B55"/>
    <w:pPr>
      <w:numPr>
        <w:ilvl w:val="2"/>
        <w:numId w:val="3"/>
      </w:numPr>
      <w:spacing w:before="240" w:after="120" w:line="360" w:lineRule="auto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articletitle">
    <w:name w:val="IUCr article title"/>
    <w:next w:val="Standard"/>
    <w:link w:val="IUCrarticletitleChar"/>
    <w:uiPriority w:val="7"/>
    <w:rsid w:val="00D66B55"/>
    <w:pPr>
      <w:spacing w:after="240" w:line="360" w:lineRule="auto"/>
    </w:pPr>
    <w:rPr>
      <w:rFonts w:ascii="Arial" w:eastAsia="Times New Roman" w:hAnsi="Arial" w:cs="Times New Roman"/>
      <w:b/>
      <w:sz w:val="28"/>
      <w:szCs w:val="20"/>
      <w:lang w:eastAsia="en-US"/>
    </w:rPr>
  </w:style>
  <w:style w:type="paragraph" w:customStyle="1" w:styleId="IUCrbodytext">
    <w:name w:val="IUCr body text"/>
    <w:basedOn w:val="Textkrper"/>
    <w:link w:val="IUCrbodytextChar"/>
    <w:qFormat/>
    <w:rsid w:val="00D66B55"/>
    <w:pPr>
      <w:spacing w:line="360" w:lineRule="auto"/>
    </w:pPr>
    <w:rPr>
      <w:rFonts w:ascii="Times New Roman" w:hAnsi="Times New Roman" w:cs="Times New Roman"/>
      <w:szCs w:val="24"/>
      <w:lang w:eastAsia="en-US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D66B55"/>
    <w:pPr>
      <w:spacing w:after="120" w:line="276" w:lineRule="auto"/>
    </w:pPr>
    <w:rPr>
      <w:rFonts w:asciiTheme="minorHAnsi" w:hAnsiTheme="minorHAnsi" w:cstheme="minorBidi"/>
      <w:szCs w:val="22"/>
      <w:lang w:eastAsia="en-GB"/>
    </w:r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D66B55"/>
    <w:rPr>
      <w:rFonts w:eastAsia="Times New Roman"/>
    </w:rPr>
  </w:style>
  <w:style w:type="paragraph" w:customStyle="1" w:styleId="IUCrfigurecaption">
    <w:name w:val="IUCr figure caption"/>
    <w:next w:val="IUCrbodytext"/>
    <w:uiPriority w:val="1"/>
    <w:qFormat/>
    <w:rsid w:val="00D66B55"/>
    <w:pPr>
      <w:numPr>
        <w:numId w:val="4"/>
      </w:numPr>
      <w:tabs>
        <w:tab w:val="left" w:pos="964"/>
      </w:tabs>
      <w:spacing w:before="120" w:after="120" w:line="36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IUCrheading1">
    <w:name w:val="IUCr heading 1"/>
    <w:next w:val="IUCrbodytext"/>
    <w:qFormat/>
    <w:rsid w:val="00D66B55"/>
    <w:pPr>
      <w:numPr>
        <w:numId w:val="5"/>
      </w:numPr>
      <w:overflowPunct w:val="0"/>
      <w:autoSpaceDE w:val="0"/>
      <w:autoSpaceDN w:val="0"/>
      <w:adjustRightInd w:val="0"/>
      <w:spacing w:before="240" w:after="120" w:line="360" w:lineRule="auto"/>
      <w:textAlignment w:val="baseline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heading2">
    <w:name w:val="IUCr heading 2"/>
    <w:next w:val="IUCrbodytext"/>
    <w:qFormat/>
    <w:rsid w:val="00D66B55"/>
    <w:pPr>
      <w:numPr>
        <w:ilvl w:val="1"/>
        <w:numId w:val="5"/>
      </w:numPr>
      <w:overflowPunct w:val="0"/>
      <w:autoSpaceDE w:val="0"/>
      <w:autoSpaceDN w:val="0"/>
      <w:adjustRightInd w:val="0"/>
      <w:spacing w:before="240" w:after="120" w:line="360" w:lineRule="auto"/>
      <w:textAlignment w:val="baseline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heading3">
    <w:name w:val="IUCr heading 3"/>
    <w:next w:val="IUCrbodytext"/>
    <w:qFormat/>
    <w:rsid w:val="00D66B55"/>
    <w:pPr>
      <w:numPr>
        <w:ilvl w:val="2"/>
        <w:numId w:val="5"/>
      </w:numPr>
      <w:overflowPunct w:val="0"/>
      <w:autoSpaceDE w:val="0"/>
      <w:autoSpaceDN w:val="0"/>
      <w:adjustRightInd w:val="0"/>
      <w:spacing w:before="240" w:after="120" w:line="360" w:lineRule="auto"/>
      <w:textAlignment w:val="baseline"/>
    </w:pPr>
    <w:rPr>
      <w:rFonts w:ascii="Arial" w:eastAsia="Times New Roman" w:hAnsi="Arial" w:cs="Times New Roman"/>
      <w:b/>
      <w:sz w:val="20"/>
      <w:szCs w:val="20"/>
      <w:lang w:eastAsia="en-US"/>
    </w:rPr>
  </w:style>
  <w:style w:type="paragraph" w:customStyle="1" w:styleId="IUCrtableheadnote">
    <w:name w:val="IUCr table headnote"/>
    <w:basedOn w:val="IUCrtabletext"/>
    <w:next w:val="IUCrtabletext"/>
    <w:link w:val="IUCrtableheadnoteChar"/>
    <w:qFormat/>
    <w:rsid w:val="00D66B55"/>
  </w:style>
  <w:style w:type="paragraph" w:customStyle="1" w:styleId="IUCrreferences">
    <w:name w:val="IUCr references"/>
    <w:uiPriority w:val="1"/>
    <w:qFormat/>
    <w:rsid w:val="00D66B55"/>
    <w:pPr>
      <w:spacing w:after="0" w:line="360" w:lineRule="auto"/>
    </w:pPr>
    <w:rPr>
      <w:rFonts w:ascii="Times New Roman" w:eastAsia="Times New Roman" w:hAnsi="Times New Roman" w:cs="Times New Roman"/>
      <w:szCs w:val="20"/>
      <w:lang w:eastAsia="en-US"/>
    </w:rPr>
  </w:style>
  <w:style w:type="character" w:customStyle="1" w:styleId="IUCrtableheadnoteChar">
    <w:name w:val="IUCr table headnote Char"/>
    <w:basedOn w:val="IUCrtabletextChar"/>
    <w:link w:val="IUCrtableheadnote"/>
    <w:rsid w:val="00D66B55"/>
    <w:rPr>
      <w:rFonts w:ascii="Times New Roman" w:eastAsia="Times New Roman" w:hAnsi="Times New Roman" w:cs="Times New Roman"/>
      <w:sz w:val="20"/>
      <w:szCs w:val="24"/>
      <w:lang w:eastAsia="en-US"/>
    </w:rPr>
  </w:style>
  <w:style w:type="paragraph" w:customStyle="1" w:styleId="IUCrtablecaption">
    <w:name w:val="IUCr table caption"/>
    <w:next w:val="Standard"/>
    <w:qFormat/>
    <w:rsid w:val="00D66B55"/>
    <w:pPr>
      <w:numPr>
        <w:numId w:val="10"/>
      </w:numPr>
      <w:tabs>
        <w:tab w:val="left" w:pos="964"/>
      </w:tabs>
      <w:spacing w:before="240" w:after="120" w:line="360" w:lineRule="auto"/>
    </w:pPr>
    <w:rPr>
      <w:rFonts w:ascii="Times New Roman" w:eastAsia="Times New Roman" w:hAnsi="Times New Roman" w:cs="Times New Roman"/>
      <w:szCs w:val="20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D66B55"/>
    <w:rPr>
      <w:color w:val="808080"/>
    </w:rPr>
  </w:style>
  <w:style w:type="character" w:customStyle="1" w:styleId="IUCraddress">
    <w:name w:val="IUCr address"/>
    <w:uiPriority w:val="3"/>
    <w:rsid w:val="00D66B55"/>
    <w:rPr>
      <w:rFonts w:ascii="Arial" w:hAnsi="Arial"/>
      <w:sz w:val="20"/>
    </w:rPr>
  </w:style>
  <w:style w:type="character" w:customStyle="1" w:styleId="IUCrauthor">
    <w:name w:val="IUCr author"/>
    <w:uiPriority w:val="3"/>
    <w:rsid w:val="00D66B55"/>
    <w:rPr>
      <w:rFonts w:ascii="Arial" w:hAnsi="Arial"/>
      <w:b/>
      <w:sz w:val="20"/>
    </w:rPr>
  </w:style>
  <w:style w:type="character" w:customStyle="1" w:styleId="IUCrarticletitleChar">
    <w:name w:val="IUCr article title Char"/>
    <w:basedOn w:val="Absatz-Standardschriftart"/>
    <w:link w:val="IUCrarticletitle"/>
    <w:uiPriority w:val="7"/>
    <w:rsid w:val="00D66B55"/>
    <w:rPr>
      <w:rFonts w:ascii="Arial" w:eastAsia="Times New Roman" w:hAnsi="Arial" w:cs="Times New Roman"/>
      <w:b/>
      <w:sz w:val="28"/>
      <w:szCs w:val="20"/>
      <w:lang w:eastAsia="en-US"/>
    </w:rPr>
  </w:style>
  <w:style w:type="character" w:customStyle="1" w:styleId="IUCrbodytextChar">
    <w:name w:val="IUCr body text Char"/>
    <w:basedOn w:val="TextkrperZchn"/>
    <w:link w:val="IUCrbodytext"/>
    <w:rsid w:val="00D66B55"/>
    <w:rPr>
      <w:rFonts w:ascii="Times New Roman" w:eastAsia="Times New Roman" w:hAnsi="Times New Roman" w:cs="Times New Roman"/>
      <w:szCs w:val="24"/>
      <w:lang w:eastAsia="en-US"/>
    </w:rPr>
  </w:style>
  <w:style w:type="paragraph" w:customStyle="1" w:styleId="IUCrtitle">
    <w:name w:val="IUCr title"/>
    <w:basedOn w:val="IUCrarticletitle"/>
    <w:next w:val="Standard"/>
    <w:uiPriority w:val="3"/>
    <w:rsid w:val="00D66B55"/>
  </w:style>
  <w:style w:type="character" w:styleId="Hyperlink">
    <w:name w:val="Hyperlink"/>
    <w:basedOn w:val="Absatz-Standardschriftart"/>
    <w:uiPriority w:val="99"/>
    <w:unhideWhenUsed/>
    <w:rsid w:val="00D66B55"/>
    <w:rPr>
      <w:color w:val="0000FF" w:themeColor="hyperlink"/>
      <w:u w:val="none"/>
    </w:rPr>
  </w:style>
  <w:style w:type="paragraph" w:customStyle="1" w:styleId="IUCrsansparagraph">
    <w:name w:val="IUCr sans paragraph"/>
    <w:basedOn w:val="Standard"/>
    <w:uiPriority w:val="3"/>
    <w:rsid w:val="00D66B55"/>
    <w:pPr>
      <w:spacing w:after="240"/>
    </w:pPr>
    <w:rPr>
      <w:rFonts w:ascii="Arial" w:hAnsi="Arial"/>
      <w:sz w:val="20"/>
    </w:rPr>
  </w:style>
  <w:style w:type="character" w:customStyle="1" w:styleId="IUCrsanstext">
    <w:name w:val="IUCr sans text"/>
    <w:basedOn w:val="IUCraddress"/>
    <w:uiPriority w:val="3"/>
    <w:rsid w:val="00D66B55"/>
    <w:rPr>
      <w:rFonts w:ascii="Arial" w:hAnsi="Arial"/>
      <w:sz w:val="20"/>
    </w:rPr>
  </w:style>
  <w:style w:type="character" w:customStyle="1" w:styleId="IUCrsanstextgrey">
    <w:name w:val="IUCr sans text grey"/>
    <w:basedOn w:val="IUCrsanstext"/>
    <w:uiPriority w:val="3"/>
    <w:rsid w:val="00D66B55"/>
    <w:rPr>
      <w:rFonts w:ascii="Arial" w:hAnsi="Arial"/>
      <w:color w:val="7F7F7F" w:themeColor="text1" w:themeTint="80"/>
      <w:sz w:val="20"/>
    </w:rPr>
  </w:style>
  <w:style w:type="paragraph" w:customStyle="1" w:styleId="IUCrheading4">
    <w:name w:val="IUCr heading 4"/>
    <w:basedOn w:val="IUCrsansparagraph"/>
    <w:next w:val="IUCrbodytext"/>
    <w:rsid w:val="00D66B55"/>
    <w:pPr>
      <w:spacing w:before="240" w:after="120"/>
    </w:pPr>
    <w:rPr>
      <w:b/>
    </w:rPr>
  </w:style>
  <w:style w:type="character" w:customStyle="1" w:styleId="IUCrsanstextbold">
    <w:name w:val="IUCr sans text bold"/>
    <w:basedOn w:val="IUCrsanstext"/>
    <w:uiPriority w:val="3"/>
    <w:rsid w:val="00D66B55"/>
    <w:rPr>
      <w:rFonts w:ascii="Arial" w:hAnsi="Arial"/>
      <w:b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D66B55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66B55"/>
    <w:rPr>
      <w:rFonts w:ascii="Times New Roman" w:eastAsia="Times New Roman" w:hAnsi="Times New Roman" w:cs="Times New Roman"/>
      <w:szCs w:val="24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D66B55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66B55"/>
    <w:rPr>
      <w:rFonts w:ascii="Times New Roman" w:eastAsia="Times New Roman" w:hAnsi="Times New Roman" w:cs="Times New Roman"/>
      <w:szCs w:val="24"/>
      <w:lang w:eastAsia="en-US"/>
    </w:rPr>
  </w:style>
  <w:style w:type="paragraph" w:customStyle="1" w:styleId="IUCrtablefootnote">
    <w:name w:val="IUCr table footnote"/>
    <w:basedOn w:val="IUCrtabletext"/>
    <w:next w:val="IUCrbodytext"/>
    <w:link w:val="IUCrtablefootnoteChar"/>
    <w:qFormat/>
    <w:rsid w:val="00D66B55"/>
  </w:style>
  <w:style w:type="character" w:customStyle="1" w:styleId="IUCrsanstextsmall">
    <w:name w:val="IUCr sans text small"/>
    <w:basedOn w:val="IUCrsanstext"/>
    <w:uiPriority w:val="3"/>
    <w:rsid w:val="00D66B55"/>
    <w:rPr>
      <w:rFonts w:ascii="Arial" w:hAnsi="Arial"/>
      <w:sz w:val="16"/>
    </w:rPr>
  </w:style>
  <w:style w:type="paragraph" w:customStyle="1" w:styleId="IUCrtabletext">
    <w:name w:val="IUCr table text"/>
    <w:basedOn w:val="IUCrbodytext"/>
    <w:link w:val="IUCrtabletextChar"/>
    <w:qFormat/>
    <w:rsid w:val="00D66B55"/>
    <w:rPr>
      <w:sz w:val="20"/>
    </w:rPr>
  </w:style>
  <w:style w:type="character" w:customStyle="1" w:styleId="IUCrtabletextChar">
    <w:name w:val="IUCr table text Char"/>
    <w:basedOn w:val="IUCrbodytextChar"/>
    <w:link w:val="IUCrtabletext"/>
    <w:rsid w:val="00D66B55"/>
    <w:rPr>
      <w:rFonts w:ascii="Times New Roman" w:eastAsia="Times New Roman" w:hAnsi="Times New Roman" w:cs="Times New Roman"/>
      <w:sz w:val="20"/>
      <w:szCs w:val="24"/>
      <w:lang w:eastAsia="en-US"/>
    </w:rPr>
  </w:style>
  <w:style w:type="character" w:customStyle="1" w:styleId="IUCrtablefootnoteChar">
    <w:name w:val="IUCr table footnote Char"/>
    <w:basedOn w:val="IUCrtabletextChar"/>
    <w:link w:val="IUCrtablefootnote"/>
    <w:rsid w:val="00D66B55"/>
    <w:rPr>
      <w:rFonts w:ascii="Times New Roman" w:eastAsia="Times New Roman" w:hAnsi="Times New Roman" w:cs="Times New Roman"/>
      <w:sz w:val="20"/>
      <w:szCs w:val="24"/>
      <w:lang w:eastAsia="en-US"/>
    </w:rPr>
  </w:style>
  <w:style w:type="table" w:customStyle="1" w:styleId="IUCrtable">
    <w:name w:val="IUCr table"/>
    <w:basedOn w:val="NormaleTabelle"/>
    <w:uiPriority w:val="99"/>
    <w:rsid w:val="00D66B55"/>
    <w:pPr>
      <w:spacing w:after="0" w:line="240" w:lineRule="auto"/>
    </w:pPr>
    <w:rPr>
      <w:sz w:val="20"/>
    </w:rPr>
    <w:tblPr>
      <w:tblInd w:w="170" w:type="dxa"/>
      <w:tblBorders>
        <w:top w:val="single" w:sz="4" w:space="0" w:color="auto"/>
        <w:bottom w:val="single" w:sz="4" w:space="0" w:color="auto"/>
      </w:tblBorders>
    </w:tblPr>
  </w:style>
  <w:style w:type="table" w:styleId="Tabellenraster">
    <w:name w:val="Table Grid"/>
    <w:basedOn w:val="NormaleTabelle"/>
    <w:uiPriority w:val="59"/>
    <w:rsid w:val="00D66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UCrsanstextgreysmall">
    <w:name w:val="IUCr sans text grey small"/>
    <w:basedOn w:val="IUCrsanstextgrey"/>
    <w:uiPriority w:val="1"/>
    <w:rsid w:val="00D66B55"/>
    <w:rPr>
      <w:rFonts w:ascii="Arial" w:hAnsi="Arial"/>
      <w:color w:val="7F7F7F" w:themeColor="text1" w:themeTint="80"/>
      <w:sz w:val="16"/>
    </w:rPr>
  </w:style>
  <w:style w:type="paragraph" w:customStyle="1" w:styleId="IUCrsupfigurecaption">
    <w:name w:val="IUCr sup figure caption"/>
    <w:basedOn w:val="IUCrfigurecaption"/>
    <w:qFormat/>
    <w:rsid w:val="00D66B55"/>
    <w:pPr>
      <w:numPr>
        <w:numId w:val="8"/>
      </w:numPr>
      <w:tabs>
        <w:tab w:val="clear" w:pos="964"/>
        <w:tab w:val="left" w:pos="1134"/>
        <w:tab w:val="left" w:pos="1191"/>
        <w:tab w:val="left" w:pos="1440"/>
      </w:tabs>
    </w:pPr>
  </w:style>
  <w:style w:type="paragraph" w:customStyle="1" w:styleId="IUCrsupheading1">
    <w:name w:val="IUCr sup heading 1"/>
    <w:basedOn w:val="IUCrheading1"/>
    <w:next w:val="IUCrbodytext"/>
    <w:qFormat/>
    <w:rsid w:val="00D66B55"/>
    <w:pPr>
      <w:numPr>
        <w:numId w:val="9"/>
      </w:numPr>
    </w:pPr>
  </w:style>
  <w:style w:type="paragraph" w:customStyle="1" w:styleId="IUCrsupheading2">
    <w:name w:val="IUCr sup heading 2"/>
    <w:basedOn w:val="IUCrheading2"/>
    <w:next w:val="IUCrbodytext"/>
    <w:qFormat/>
    <w:rsid w:val="00D66B55"/>
    <w:pPr>
      <w:numPr>
        <w:numId w:val="9"/>
      </w:numPr>
    </w:pPr>
    <w:rPr>
      <w:rFonts w:cstheme="minorBidi"/>
      <w:szCs w:val="22"/>
      <w:lang w:eastAsia="en-GB"/>
    </w:rPr>
  </w:style>
  <w:style w:type="paragraph" w:customStyle="1" w:styleId="IUCrsupheading3">
    <w:name w:val="IUCr sup heading 3"/>
    <w:basedOn w:val="IUCrheading3"/>
    <w:next w:val="IUCrbodytext"/>
    <w:qFormat/>
    <w:rsid w:val="00D66B55"/>
    <w:pPr>
      <w:numPr>
        <w:numId w:val="9"/>
      </w:numPr>
    </w:pPr>
  </w:style>
  <w:style w:type="paragraph" w:customStyle="1" w:styleId="IUCrsuptablecaption">
    <w:name w:val="IUCr sup table caption"/>
    <w:basedOn w:val="IUCrtablecaption"/>
    <w:next w:val="IUCrtableheadnote"/>
    <w:qFormat/>
    <w:rsid w:val="00D66B55"/>
    <w:pPr>
      <w:numPr>
        <w:numId w:val="11"/>
      </w:numPr>
      <w:tabs>
        <w:tab w:val="clear" w:pos="964"/>
        <w:tab w:val="left" w:pos="1191"/>
        <w:tab w:val="left" w:pos="1440"/>
      </w:tabs>
    </w:pPr>
  </w:style>
  <w:style w:type="paragraph" w:customStyle="1" w:styleId="IUCrsuptitle">
    <w:name w:val="IUCr sup title"/>
    <w:basedOn w:val="IUCrtitle"/>
    <w:next w:val="IUCrbodytext"/>
    <w:link w:val="IUCrsuptitleChar"/>
    <w:qFormat/>
    <w:rsid w:val="00D66B55"/>
    <w:rPr>
      <w:sz w:val="32"/>
    </w:rPr>
  </w:style>
  <w:style w:type="paragraph" w:customStyle="1" w:styleId="IUCrabstract">
    <w:name w:val="IUCr abstract"/>
    <w:next w:val="Standard"/>
    <w:uiPriority w:val="7"/>
    <w:rsid w:val="00D66B55"/>
    <w:pPr>
      <w:numPr>
        <w:numId w:val="1"/>
      </w:numPr>
      <w:overflowPunct w:val="0"/>
      <w:autoSpaceDE w:val="0"/>
      <w:autoSpaceDN w:val="0"/>
      <w:adjustRightInd w:val="0"/>
      <w:spacing w:after="240" w:line="360" w:lineRule="auto"/>
      <w:jc w:val="both"/>
      <w:textAlignment w:val="baseline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IUCrkeywords">
    <w:name w:val="IUCr keywords"/>
    <w:next w:val="IUCrheading1"/>
    <w:uiPriority w:val="7"/>
    <w:rsid w:val="00D66B55"/>
    <w:pPr>
      <w:numPr>
        <w:numId w:val="6"/>
      </w:numPr>
      <w:tabs>
        <w:tab w:val="left" w:pos="1134"/>
      </w:tabs>
      <w:spacing w:after="240" w:line="240" w:lineRule="auto"/>
    </w:pPr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IUCrsanstextgreybold">
    <w:name w:val="IUCr sans text grey bold"/>
    <w:basedOn w:val="IUCrsanstextgrey"/>
    <w:uiPriority w:val="1"/>
    <w:qFormat/>
    <w:rsid w:val="00D66B55"/>
    <w:rPr>
      <w:rFonts w:ascii="Arial" w:hAnsi="Arial"/>
      <w:b/>
      <w:color w:val="7F7F7F" w:themeColor="text1" w:themeTint="80"/>
      <w:sz w:val="20"/>
    </w:rPr>
  </w:style>
  <w:style w:type="character" w:customStyle="1" w:styleId="IUCrsanstextgreyitalic">
    <w:name w:val="IUCr sans text grey italic"/>
    <w:basedOn w:val="IUCrsanstextgrey"/>
    <w:uiPriority w:val="1"/>
    <w:qFormat/>
    <w:rsid w:val="00D66B55"/>
    <w:rPr>
      <w:rFonts w:ascii="Arial" w:hAnsi="Arial"/>
      <w:i/>
      <w:color w:val="7F7F7F" w:themeColor="text1" w:themeTint="80"/>
      <w:sz w:val="20"/>
    </w:rPr>
  </w:style>
  <w:style w:type="numbering" w:customStyle="1" w:styleId="IUCrsup">
    <w:name w:val="IUCr sup"/>
    <w:uiPriority w:val="99"/>
    <w:rsid w:val="00D66B55"/>
    <w:pPr>
      <w:numPr>
        <w:numId w:val="7"/>
      </w:numPr>
    </w:pPr>
  </w:style>
  <w:style w:type="paragraph" w:customStyle="1" w:styleId="IUCrsynopsis">
    <w:name w:val="IUCr synopsis"/>
    <w:basedOn w:val="IUCrabstract"/>
    <w:next w:val="IUCrabstract"/>
    <w:uiPriority w:val="7"/>
    <w:rsid w:val="00D66B55"/>
    <w:pPr>
      <w:numPr>
        <w:numId w:val="12"/>
      </w:numPr>
      <w:spacing w:before="240"/>
    </w:pPr>
  </w:style>
  <w:style w:type="character" w:customStyle="1" w:styleId="IUCrsuptitleChar">
    <w:name w:val="IUCr sup title Char"/>
    <w:basedOn w:val="IUCrarticletitleChar"/>
    <w:link w:val="IUCrsuptitle"/>
    <w:locked/>
    <w:rsid w:val="00307AAE"/>
    <w:rPr>
      <w:rFonts w:ascii="Arial" w:eastAsia="Times New Roman" w:hAnsi="Arial" w:cs="Times New Roman"/>
      <w:b/>
      <w:sz w:val="32"/>
      <w:szCs w:val="20"/>
      <w:lang w:eastAsia="en-US"/>
    </w:rPr>
  </w:style>
  <w:style w:type="table" w:customStyle="1" w:styleId="TableNormal">
    <w:name w:val="Table Normal"/>
    <w:uiPriority w:val="99"/>
    <w:semiHidden/>
    <w:qFormat/>
    <w:rsid w:val="00307AAE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UCrsanstext1">
    <w:name w:val="IUCr sans text1"/>
    <w:basedOn w:val="Standard"/>
    <w:uiPriority w:val="3"/>
    <w:rsid w:val="00307AAE"/>
    <w:pPr>
      <w:spacing w:before="100" w:beforeAutospacing="1" w:after="100" w:afterAutospacing="1" w:line="240" w:lineRule="auto"/>
    </w:pPr>
    <w:rPr>
      <w:rFonts w:ascii="Arial" w:eastAsiaTheme="minorEastAsia" w:hAnsi="Arial" w:cs="Arial"/>
      <w:sz w:val="20"/>
      <w:lang w:eastAsia="en-GB"/>
    </w:rPr>
  </w:style>
  <w:style w:type="paragraph" w:customStyle="1" w:styleId="IUCrsanstextbold1">
    <w:name w:val="IUCr sans text bold1"/>
    <w:basedOn w:val="Standard"/>
    <w:uiPriority w:val="3"/>
    <w:rsid w:val="00307AAE"/>
    <w:pPr>
      <w:spacing w:before="100" w:beforeAutospacing="1" w:after="100" w:afterAutospacing="1" w:line="240" w:lineRule="auto"/>
    </w:pPr>
    <w:rPr>
      <w:rFonts w:ascii="Arial" w:eastAsiaTheme="minorEastAsia" w:hAnsi="Arial" w:cs="Arial"/>
      <w:b/>
      <w:sz w:val="20"/>
      <w:lang w:eastAsia="en-GB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67B0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C67B0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C67B06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67B0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67B06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67B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67B06"/>
    <w:rPr>
      <w:rFonts w:ascii="Tahoma" w:eastAsia="Times New Roman" w:hAnsi="Tahoma" w:cs="Tahoma"/>
      <w:sz w:val="16"/>
      <w:szCs w:val="16"/>
      <w:lang w:eastAsia="en-US"/>
    </w:rPr>
  </w:style>
  <w:style w:type="paragraph" w:styleId="Listenabsatz">
    <w:name w:val="List Paragraph"/>
    <w:basedOn w:val="Standard"/>
    <w:uiPriority w:val="34"/>
    <w:rsid w:val="003C35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6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3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rs\AppData\Roaming\Microsoft\Templates\iucrpubltools_wm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ucr:publsections xmlns:iucr="http://www.iucr.org/publsections">
  <synopsis/>
  <abstract>Westrip</abstract>
</iucr:publsections>
</file>

<file path=customXml/item2.xml><?xml version="1.0" encoding="utf-8"?>
<b:Sources xmlns:b="http://schemas.openxmlformats.org/officeDocument/2006/bibliography" xmlns="http://schemas.openxmlformats.org/officeDocument/2006/bibliography" SelectedStyle="\HarvardIUCr.XSL" StyleName="IUCr Journals*"/>
</file>

<file path=customXml/itemProps1.xml><?xml version="1.0" encoding="utf-8"?>
<ds:datastoreItem xmlns:ds="http://schemas.openxmlformats.org/officeDocument/2006/customXml" ds:itemID="{21A7AC5C-F356-4DE3-A894-94C718B5FE3F}">
  <ds:schemaRefs>
    <ds:schemaRef ds:uri="http://www.iucr.org/publsections"/>
  </ds:schemaRefs>
</ds:datastoreItem>
</file>

<file path=customXml/itemProps2.xml><?xml version="1.0" encoding="utf-8"?>
<ds:datastoreItem xmlns:ds="http://schemas.openxmlformats.org/officeDocument/2006/customXml" ds:itemID="{CAB92191-BB64-4A86-93CE-D0A89EFA6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iucrpubltools_wm.dotm</Template>
  <TotalTime>0</TotalTime>
  <Pages>18</Pages>
  <Words>4985</Words>
  <Characters>31407</Characters>
  <Application>Microsoft Office Word</Application>
  <DocSecurity>0</DocSecurity>
  <Lines>261</Lines>
  <Paragraphs>72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_x000d_</vt:lpstr>
    </vt:vector>
  </TitlesOfParts>
  <Company>MyCompany</Company>
  <LinksUpToDate>false</LinksUpToDate>
  <CharactersWithSpaces>36320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Customer</dc:creator>
  <cp:lastModifiedBy>Aurélie Dehlinger</cp:lastModifiedBy>
  <cp:revision>88</cp:revision>
  <cp:lastPrinted>2018-05-30T09:06:00Z</cp:lastPrinted>
  <dcterms:created xsi:type="dcterms:W3CDTF">2018-06-19T15:29:00Z</dcterms:created>
  <dcterms:modified xsi:type="dcterms:W3CDTF">2018-06-22T10:12:00Z</dcterms:modified>
</cp:coreProperties>
</file>